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Polonia entra en campaña </w:t>
      </w:r>
      <w:commentRangeStart w:id="0"/>
      <w:r>
        <w:t xml:space="preserve">con Rusia en la frontera</w:t>
      </w:r>
      <w:commentRangeEnd w:id="0"/>
      <w:r>
        <w:rPr>
          <w:rStyle w:val="CommentReference"/>
        </w:rPr>
        <w:commentReference w:id="0"/>
      </w:r>
      <w:r>
        <w:t xml:space="preserve"> y la ultraderecha como llave del Gobierno</w:t>
      </w:r>
    </w:p>
    <w:p>
      <w:pPr>
        <w:pStyle w:val="Subtitle"/>
      </w:pPr>
      <w:r>
        <w:rPr>
          <w:b/>
        </w:rPr>
        <w:t xml:space="preserve">El asesino de Chris Hani podría ir en las listas de Grzegorz Braun, cuyo partido ronda el </w:t>
      </w:r>
      <w:commentRangeStart w:id="1"/>
      <w:r>
        <w:rPr>
          <w:b/>
        </w:rPr>
        <w:t xml:space="preserve">11 %</w:t>
      </w:r>
      <w:commentRangeEnd w:id="1"/>
      <w:r>
        <w:rPr>
          <w:rStyle w:val="CommentReference"/>
        </w:rPr>
        <w:commentReference w:id="1"/>
      </w:r>
      <w:r>
        <w:rPr>
          <w:b/>
        </w:rPr>
        <w:t xml:space="preserve"> y puede decidir si el primer ministro, Donald Tusk, conserva el poder</w:t>
      </w:r>
    </w:p>
    <w:p>
      <w:r>
        <w:t xml:space="preserve">Grzegorz Braun, líder de la ultraderechista Confederación de la Corona Polaca (KKP), estudia incluir en sus listas para las legislativas del otoño de 2027 a Janusz Waluś</w:t>
      </w:r>
      <w:commentRangeStart w:id="2"/>
      <w:del w:id="101" w:author="Revisión Internacional" w:date="2026-10-23T09:00:00Z">
        <w:r>
          <w:delText xml:space="preserve">, el polaco que en 1993</w:delText>
        </w:r>
      </w:del>
      <w:ins w:id="102" w:author="Revisión Internacional" w:date="2026-10-23T09:00:00Z">
        <w:r>
          <w:t xml:space="preserve">. Es el polaco que en 1993</w:t>
        </w:r>
      </w:ins>
      <w:commentRangeEnd w:id="2"/>
      <w:r>
        <w:rPr>
          <w:rStyle w:val="CommentReference"/>
        </w:rPr>
        <w:commentReference w:id="2"/>
      </w:r>
      <w:r>
        <w:t xml:space="preserve"> asesinó en Sudáfrica al dirigente comunista Chris Hani</w:t>
      </w:r>
      <w:commentRangeStart w:id="3"/>
      <w:del w:id="103" w:author="Revisión Internacional" w:date="2026-10-23T09:00:00Z">
        <w:r>
          <w:delText xml:space="preserve">, según el diario conservador Rzeczpospolita</w:delText>
        </w:r>
      </w:del>
      <w:ins w:id="104" w:author="Revisión Internacional" w:date="2026-10-23T09:00:00Z">
        <w:r>
          <w:t xml:space="preserve">. Esa posibilidad la adelanta el diario conservador </w:t>
        </w:r>
        <w:r>
          <w:rPr>
            <w:i/>
          </w:rPr>
          <w:t xml:space="preserve">Rzeczpospolita</w:t>
        </w:r>
      </w:ins>
      <w:commentRangeEnd w:id="3"/>
      <w:r>
        <w:rPr>
          <w:rStyle w:val="CommentReference"/>
        </w:rPr>
        <w:commentReference w:id="3"/>
      </w:r>
      <w:r>
        <w:t xml:space="preserve">. </w:t>
      </w:r>
      <w:commentRangeStart w:id="4"/>
      <w:del w:id="105" w:author="Revisión Internacional" w:date="2026-10-23T09:00:00Z">
        <w:r>
          <w:delText xml:space="preserve">No es una provocación menor: KKP ronda</w:delText>
        </w:r>
      </w:del>
      <w:ins w:id="106" w:author="Revisión Internacional" w:date="2026-10-23T09:00:00Z">
        <w:r>
          <w:t xml:space="preserve">KKP ronda</w:t>
        </w:r>
      </w:ins>
      <w:commentRangeEnd w:id="4"/>
      <w:r>
        <w:rPr>
          <w:rStyle w:val="CommentReference"/>
        </w:rPr>
        <w:commentReference w:id="4"/>
      </w:r>
      <w:r>
        <w:t xml:space="preserve"> el </w:t>
      </w:r>
      <w:commentRangeStart w:id="5"/>
      <w:del w:id="107" w:author="Revisión Internacional" w:date="2026-10-23T09:00:00Z">
        <w:r>
          <w:delText xml:space="preserve">11 %</w:delText>
        </w:r>
      </w:del>
      <w:ins w:id="108" w:author="Revisión Internacional" w:date="2026-10-23T09:00:00Z">
        <w:r>
          <w:t xml:space="preserve">11%</w:t>
        </w:r>
      </w:ins>
      <w:commentRangeEnd w:id="5"/>
      <w:r>
        <w:rPr>
          <w:rStyle w:val="CommentReference"/>
        </w:rPr>
        <w:commentReference w:id="5"/>
      </w:r>
      <w:r>
        <w:t xml:space="preserve"> </w:t>
      </w:r>
      <w:commentRangeStart w:id="6"/>
      <w:del w:id="109" w:author="Revisión Internacional" w:date="2026-10-23T09:00:00Z">
        <w:r>
          <w:delText xml:space="preserve">en los sondeos y, con Ley</w:delText>
        </w:r>
      </w:del>
      <w:ins w:id="110" w:author="Revisión Internacional" w:date="2026-10-23T09:00:00Z">
        <w:r>
          <w:t xml:space="preserve">en los sondeos. Con Ley</w:t>
        </w:r>
      </w:ins>
      <w:commentRangeEnd w:id="6"/>
      <w:r>
        <w:rPr>
          <w:rStyle w:val="CommentReference"/>
        </w:rPr>
        <w:commentReference w:id="6"/>
      </w:r>
      <w:r>
        <w:t xml:space="preserve"> y Justicia (PiS) </w:t>
      </w:r>
      <w:commentRangeStart w:id="7"/>
      <w:del w:id="111" w:author="Revisión Internacional" w:date="2026-10-23T09:00:00Z">
        <w:r>
          <w:delText xml:space="preserve">dividida, puede</w:delText>
        </w:r>
      </w:del>
      <w:ins w:id="112" w:author="Revisión Internacional" w:date="2026-10-23T09:00:00Z">
        <w:r>
          <w:t xml:space="preserve">dividida, el partido puede</w:t>
        </w:r>
      </w:ins>
      <w:commentRangeEnd w:id="7"/>
      <w:r>
        <w:rPr>
          <w:rStyle w:val="CommentReference"/>
        </w:rPr>
        <w:commentReference w:id="7"/>
      </w:r>
      <w:r>
        <w:t xml:space="preserve"> acabar decidiendo si Donald Tusk conserva el poder.</w:t>
      </w:r>
    </w:p>
    <w:p>
      <w:commentRangeStart w:id="8"/>
      <w:del w:id="113" w:author="Revisión Internacional" w:date="2026-10-23T09:00:00Z">
        <w:r>
          <w:delText xml:space="preserve">Ewa Waluś tenía</w:delText>
        </w:r>
      </w:del>
      <w:ins w:id="114" w:author="Revisión Internacional" w:date="2026-10-23T09:00:00Z">
        <w:r>
          <w:t xml:space="preserve">Ewa Waluś, hija de Janusz, tenía</w:t>
        </w:r>
      </w:ins>
      <w:commentRangeEnd w:id="8"/>
      <w:r>
        <w:rPr>
          <w:rStyle w:val="CommentReference"/>
        </w:rPr>
        <w:commentReference w:id="8"/>
      </w:r>
      <w:r>
        <w:t xml:space="preserve"> tres años cuando su padre emigró a Sudáfrica. En 1993 vio en la televisión que un inmigrante polaco había matado a tiros a Hani, secretario general del Partido Comunista Sudafricano. «Durante mucho tiempo pensé que todavía podía ser un error», contó a la radio TOK FM. No lo era.</w:t>
      </w:r>
    </w:p>
    <w:p>
      <w:pPr>
        <w:pStyle w:val="Heading2"/>
      </w:pPr>
      <w:r>
        <w:t xml:space="preserve">«El último soldado maldito»</w:t>
      </w:r>
    </w:p>
    <w:p>
      <w:r>
        <w:t xml:space="preserve">Janusz Waluś, anticomunista y militante del </w:t>
      </w:r>
      <w:commentRangeStart w:id="9"/>
      <w:r>
        <w:t xml:space="preserve">Movimiento de Resistencia Afrikáner</w:t>
      </w:r>
      <w:commentRangeEnd w:id="9"/>
      <w:r>
        <w:rPr>
          <w:rStyle w:val="CommentReference"/>
        </w:rPr>
        <w:commentReference w:id="9"/>
      </w:r>
      <w:r>
        <w:t xml:space="preserve">, mató a Hani porque lo consideraba un «terrorista», cuando el país ya negociaba el fin del apartheid. Esperaba, según admitió, que el crimen agravara el conflicto y </w:t>
      </w:r>
      <w:commentRangeStart w:id="10"/>
      <w:del w:id="115" w:author="Revisión Internacional" w:date="2026-10-23T09:00:00Z">
        <w:r>
          <w:delText xml:space="preserve">frenara</w:delText>
        </w:r>
      </w:del>
      <w:ins w:id="116" w:author="Revisión Internacional" w:date="2026-10-23T09:00:00Z">
        <w:r>
          <w:t xml:space="preserve">revirtiera</w:t>
        </w:r>
      </w:ins>
      <w:commentRangeEnd w:id="10"/>
      <w:r>
        <w:rPr>
          <w:rStyle w:val="CommentReference"/>
        </w:rPr>
        <w:commentReference w:id="10"/>
      </w:r>
      <w:r>
        <w:t xml:space="preserve"> la transición a la democracia. Fue condenado</w:t>
      </w:r>
      <w:commentRangeStart w:id="11"/>
      <w:del w:id="117" w:author="Revisión Internacional" w:date="2026-10-23T09:00:00Z">
        <w:r>
          <w:delText xml:space="preserve">, salió de la cárcel en 2022 y Sudáfrica</w:delText>
        </w:r>
      </w:del>
      <w:ins w:id="118" w:author="Revisión Internacional" w:date="2026-10-23T09:00:00Z">
        <w:r>
          <w:t xml:space="preserve"> y salió de la cárcel en 2022. Más tarde, Sudáfrica</w:t>
        </w:r>
      </w:ins>
      <w:commentRangeEnd w:id="11"/>
      <w:r>
        <w:rPr>
          <w:rStyle w:val="CommentReference"/>
        </w:rPr>
        <w:commentReference w:id="11"/>
      </w:r>
      <w:r>
        <w:t xml:space="preserve"> lo deportó a Polonia en diciembre de 2024. «Lo que hice, sigo considerándolo necesario», afirmó en </w:t>
      </w:r>
      <w:commentRangeStart w:id="12"/>
      <w:r>
        <w:t xml:space="preserve">su primera entrevista [FUENTE?]</w:t>
      </w:r>
      <w:commentRangeEnd w:id="12"/>
      <w:r>
        <w:rPr>
          <w:rStyle w:val="CommentReference"/>
        </w:rPr>
        <w:commentReference w:id="12"/>
      </w:r>
      <w:r>
        <w:t xml:space="preserve">. Añadió que </w:t>
      </w:r>
      <w:commentRangeStart w:id="13"/>
      <w:r>
        <w:t xml:space="preserve">«lo prepararía mejor»</w:t>
      </w:r>
      <w:commentRangeEnd w:id="13"/>
      <w:r>
        <w:rPr>
          <w:rStyle w:val="CommentReference"/>
        </w:rPr>
        <w:commentReference w:id="13"/>
      </w:r>
      <w:r>
        <w:t xml:space="preserve">.</w:t>
      </w:r>
    </w:p>
    <w:p>
      <w:r>
        <w:t xml:space="preserve">En el aeropuerto de Varsovia lo esperaba Braun, eurodiputado, </w:t>
      </w:r>
      <w:commentRangeStart w:id="14"/>
      <w:r>
        <w:t xml:space="preserve">que lo llama «el último soldado maldito»</w:t>
      </w:r>
      <w:commentRangeEnd w:id="14"/>
      <w:r>
        <w:rPr>
          <w:rStyle w:val="CommentReference"/>
        </w:rPr>
        <w:commentReference w:id="14"/>
      </w:r>
      <w:r>
        <w:t xml:space="preserve">. </w:t>
      </w:r>
      <w:commentRangeStart w:id="15"/>
      <w:del w:id="119" w:author="Revisión Internacional" w:date="2026-10-23T09:00:00Z">
        <w:r>
          <w:delText xml:space="preserve">Su hija no fue.</w:delText>
        </w:r>
      </w:del>
      <w:ins w:id="120" w:author="Revisión Internacional" w:date="2026-10-23T09:00:00Z">
        <w:r>
          <w:t xml:space="preserve">La hija de Waluś no fue.</w:t>
        </w:r>
      </w:ins>
      <w:commentRangeEnd w:id="15"/>
      <w:r>
        <w:rPr>
          <w:rStyle w:val="CommentReference"/>
        </w:rPr>
        <w:commentReference w:id="15"/>
      </w:r>
      <w:r>
        <w:t xml:space="preserve"> «Creo que el motivo principal </w:t>
      </w:r>
      <w:commentRangeStart w:id="16"/>
      <w:del w:id="121" w:author="Revisión Internacional" w:date="2026-10-23T09:00:00Z">
        <w:r>
          <w:delText xml:space="preserve">es que Grzegorz</w:delText>
        </w:r>
      </w:del>
      <w:ins w:id="122" w:author="Revisión Internacional" w:date="2026-10-23T09:00:00Z">
        <w:r>
          <w:t xml:space="preserve">es probablemente que Grzegorz</w:t>
        </w:r>
      </w:ins>
      <w:commentRangeEnd w:id="16"/>
      <w:r>
        <w:rPr>
          <w:rStyle w:val="CommentReference"/>
        </w:rPr>
        <w:commentReference w:id="16"/>
      </w:r>
      <w:r>
        <w:t xml:space="preserve"> Braun está, al fin y al cabo, más cerca de mi padre que yo», explicó a la periodista Dorota Wysocka-Schnepf. Hoy Waluś es un ídolo de la </w:t>
      </w:r>
      <w:commentRangeStart w:id="17"/>
      <w:del w:id="123" w:author="Revisión Internacional" w:date="2026-10-23T09:00:00Z">
        <w:r>
          <w:delText xml:space="preserve">ultraderecha polaca.</w:delText>
        </w:r>
      </w:del>
      <w:ins w:id="124" w:author="Revisión Internacional" w:date="2026-10-23T09:00:00Z">
        <w:r>
          <w:t xml:space="preserve">ultraderecha polaca, según el medio sudafricano </w:t>
        </w:r>
        <w:r>
          <w:rPr>
            <w:i/>
          </w:rPr>
          <w:t xml:space="preserve">GroundUp</w:t>
        </w:r>
        <w:r>
          <w:t xml:space="preserve">.</w:t>
        </w:r>
      </w:ins>
      <w:commentRangeEnd w:id="17"/>
      <w:r>
        <w:rPr>
          <w:rStyle w:val="CommentReference"/>
        </w:rPr>
        <w:commentReference w:id="17"/>
      </w:r>
    </w:p>
    <w:p>
      <w:r>
        <w:t xml:space="preserve">La ley no le impide ser candidato. En Polonia no puede presentarse quien haya sido condenado a prisión por un delito doloso</w:t>
      </w:r>
      <w:commentRangeStart w:id="18"/>
      <w:del w:id="125" w:author="Revisión Internacional" w:date="2026-10-23T09:00:00Z">
        <w:r>
          <w:delText xml:space="preserve">, pero la condena de Waluś</w:delText>
        </w:r>
      </w:del>
      <w:ins w:id="126" w:author="Revisión Internacional" w:date="2026-10-23T09:00:00Z">
        <w:r>
          <w:t xml:space="preserve">. Sin embargo, la condena de Waluś</w:t>
        </w:r>
      </w:ins>
      <w:commentRangeEnd w:id="18"/>
      <w:r>
        <w:rPr>
          <w:rStyle w:val="CommentReference"/>
        </w:rPr>
        <w:commentReference w:id="18"/>
      </w:r>
      <w:r>
        <w:t xml:space="preserve"> la dictó un tribunal sudafricano y no cuenta, según Wojciech Hermeliński, expresidente de la comisión electoral</w:t>
      </w:r>
      <w:commentRangeStart w:id="19"/>
      <w:del w:id="127" w:author="Revisión Internacional" w:date="2026-10-23T09:00:00Z">
        <w:r>
          <w:delText xml:space="preserve">, relata Gazeta Prawna</w:delText>
        </w:r>
      </w:del>
      <w:ins w:id="128" w:author="Revisión Internacional" w:date="2026-10-23T09:00:00Z">
        <w:r>
          <w:t xml:space="preserve">, citado por el diario </w:t>
        </w:r>
        <w:r>
          <w:rPr>
            <w:i/>
          </w:rPr>
          <w:t xml:space="preserve">Gazeta Prawna</w:t>
        </w:r>
      </w:ins>
      <w:commentRangeEnd w:id="19"/>
      <w:r>
        <w:rPr>
          <w:rStyle w:val="CommentReference"/>
        </w:rPr>
        <w:commentReference w:id="19"/>
      </w:r>
      <w:r>
        <w:t xml:space="preserve">.</w:t>
      </w:r>
    </w:p>
    <w:p>
      <w:pPr>
        <w:pStyle w:val="Heading2"/>
      </w:pPr>
      <w:r>
        <w:t xml:space="preserve">«La quinta columna de Putin»</w:t>
      </w:r>
    </w:p>
    <w:p>
      <w:commentRangeStart w:id="20"/>
      <w:del w:id="129" w:author="Revisión Internacional" w:date="2026-10-23T09:00:00Z">
        <w:r>
          <w:delText xml:space="preserve">Braun ha hecho carrera con la provocación.</w:delText>
        </w:r>
      </w:del>
      <w:ins w:id="130" w:author="Revisión Internacional" w:date="2026-10-23T09:00:00Z">
        <w:r>
          <w:t xml:space="preserve">Braun tiene varias causas abiertas.</w:t>
        </w:r>
      </w:ins>
      <w:commentRangeEnd w:id="20"/>
      <w:r>
        <w:rPr>
          <w:rStyle w:val="CommentReference"/>
        </w:rPr>
        <w:commentReference w:id="20"/>
      </w:r>
      <w:r>
        <w:t xml:space="preserve"> Está acusado de apagar con un extintor una menorá en el </w:t>
      </w:r>
      <w:commentRangeStart w:id="21"/>
      <w:del w:id="131" w:author="Revisión Internacional" w:date="2026-10-23T09:00:00Z">
        <w:r>
          <w:delText xml:space="preserve">Parlamento, de robar</w:delText>
        </w:r>
      </w:del>
      <w:ins w:id="132" w:author="Revisión Internacional" w:date="2026-10-23T09:00:00Z">
        <w:r>
          <w:t xml:space="preserve">Parlamento. También se le acusa de robar</w:t>
        </w:r>
      </w:ins>
      <w:commentRangeEnd w:id="21"/>
      <w:r>
        <w:rPr>
          <w:rStyle w:val="CommentReference"/>
        </w:rPr>
        <w:commentReference w:id="21"/>
      </w:r>
      <w:r>
        <w:t xml:space="preserve"> banderas ucranianas y europeas de edificios públicos y de destrozar un árbol de Navidad adornado con símbolos LGBT </w:t>
      </w:r>
      <w:commentRangeStart w:id="22"/>
      <w:del w:id="133" w:author="Revisión Internacional" w:date="2026-10-23T09:00:00Z">
        <w:r>
          <w:delText xml:space="preserve">en un juzgado, y la fiscalía quiere procesarlo además por</w:delText>
        </w:r>
      </w:del>
      <w:ins w:id="134" w:author="Revisión Internacional" w:date="2026-10-23T09:00:00Z">
        <w:r>
          <w:t xml:space="preserve">en un juzgado. Por su parte, la fiscalía quiere procesarlo por</w:t>
        </w:r>
      </w:ins>
      <w:commentRangeEnd w:id="22"/>
      <w:r>
        <w:rPr>
          <w:rStyle w:val="CommentReference"/>
        </w:rPr>
        <w:commentReference w:id="22"/>
      </w:r>
      <w:r>
        <w:t xml:space="preserve"> agredir a un médico que practica abortos legales, </w:t>
      </w:r>
      <w:commentRangeStart w:id="23"/>
      <w:del w:id="135" w:author="Revisión Internacional" w:date="2026-10-23T09:00:00Z">
        <w:r>
          <w:delText xml:space="preserve">recoge GroundUp</w:delText>
        </w:r>
      </w:del>
      <w:ins w:id="136" w:author="Revisión Internacional" w:date="2026-10-23T09:00:00Z">
        <w:r>
          <w:t xml:space="preserve">detalla </w:t>
        </w:r>
        <w:r>
          <w:rPr>
            <w:i/>
          </w:rPr>
          <w:t xml:space="preserve">GroundUp</w:t>
        </w:r>
      </w:ins>
      <w:commentRangeEnd w:id="23"/>
      <w:r>
        <w:rPr>
          <w:rStyle w:val="CommentReference"/>
        </w:rPr>
        <w:commentReference w:id="23"/>
      </w:r>
      <w:r>
        <w:t xml:space="preserve">. El historiador Antoni Dudek sostiene en una entrevista </w:t>
      </w:r>
      <w:commentRangeStart w:id="24"/>
      <w:del w:id="137" w:author="Revisión Internacional" w:date="2026-10-23T09:00:00Z">
        <w:r>
          <w:delText xml:space="preserve">a WP Wiadomości que su partido es</w:delText>
        </w:r>
      </w:del>
      <w:ins w:id="138" w:author="Revisión Internacional" w:date="2026-10-23T09:00:00Z">
        <w:r>
          <w:t xml:space="preserve">al portal </w:t>
        </w:r>
        <w:r>
          <w:rPr>
            <w:i/>
          </w:rPr>
          <w:t xml:space="preserve">WP Wiadomości</w:t>
        </w:r>
        <w:r>
          <w:t xml:space="preserve"> que el partido de Braun es</w:t>
        </w:r>
      </w:ins>
      <w:commentRangeEnd w:id="24"/>
      <w:r>
        <w:rPr>
          <w:rStyle w:val="CommentReference"/>
        </w:rPr>
        <w:commentReference w:id="24"/>
      </w:r>
      <w:r>
        <w:t xml:space="preserve"> </w:t>
      </w:r>
      <w:commentRangeStart w:id="25"/>
      <w:del w:id="139" w:author="Revisión Internacional" w:date="2026-10-23T09:00:00Z">
        <w:r>
          <w:delText xml:space="preserve">«la quinta columna de Putin»</w:delText>
        </w:r>
      </w:del>
      <w:ins w:id="140" w:author="Revisión Internacional" w:date="2026-10-23T09:00:00Z">
        <w:r>
          <w:t xml:space="preserve">la quinta columna de Putin</w:t>
        </w:r>
      </w:ins>
      <w:commentRangeEnd w:id="25"/>
      <w:r>
        <w:rPr>
          <w:rStyle w:val="CommentReference"/>
        </w:rPr>
        <w:commentReference w:id="25"/>
      </w:r>
      <w:r>
        <w:t xml:space="preserve"> en Polonia.</w:t>
      </w:r>
    </w:p>
    <w:p>
      <w:commentRangeStart w:id="26"/>
      <w:del w:id="141" w:author="Revisión Internacional" w:date="2026-10-23T09:00:00Z">
        <w:r>
          <w:delText xml:space="preserve">La acusación pesa más en</w:delText>
        </w:r>
      </w:del>
      <w:ins w:id="142" w:author="Revisión Internacional" w:date="2026-10-23T09:00:00Z">
        <w:r>
          <w:t xml:space="preserve">Esa acusación llega en</w:t>
        </w:r>
      </w:ins>
      <w:commentRangeEnd w:id="26"/>
      <w:r>
        <w:rPr>
          <w:rStyle w:val="CommentReference"/>
        </w:rPr>
        <w:commentReference w:id="26"/>
      </w:r>
      <w:r>
        <w:t xml:space="preserve"> una campaña que gira en torno a Rusia. </w:t>
      </w:r>
      <w:commentRangeStart w:id="27"/>
      <w:del w:id="143" w:author="Revisión Internacional" w:date="2026-10-23T09:00:00Z">
        <w:r>
          <w:delText xml:space="preserve">La carrera arrancó</w:delText>
        </w:r>
      </w:del>
      <w:ins w:id="144" w:author="Revisión Internacional" w:date="2026-10-23T09:00:00Z">
        <w:r>
          <w:t xml:space="preserve">La campaña arrancó</w:t>
        </w:r>
      </w:ins>
      <w:commentRangeEnd w:id="27"/>
      <w:r>
        <w:rPr>
          <w:rStyle w:val="CommentReference"/>
        </w:rPr>
        <w:commentReference w:id="27"/>
      </w:r>
      <w:r>
        <w:t xml:space="preserve"> extraoficialmente el 1 de septiembre en Westerplatte, donde empezó en 1939 la Segunda Guerra Mundial. Tusk advirtió allí de que el otoño y el invierno pueden ser decisivos para Ucrania y Polonia</w:t>
      </w:r>
      <w:commentRangeStart w:id="28"/>
      <w:del w:id="145" w:author="Revisión Internacional" w:date="2026-10-23T09:00:00Z">
        <w:r>
          <w:delText xml:space="preserve">: «</w:delText>
        </w:r>
      </w:del>
      <w:ins w:id="146" w:author="Revisión Internacional" w:date="2026-10-23T09:00:00Z">
        <w:r>
          <w:t xml:space="preserve">. «</w:t>
        </w:r>
      </w:ins>
      <w:commentRangeEnd w:id="28"/>
      <w:r>
        <w:rPr>
          <w:rStyle w:val="CommentReference"/>
        </w:rPr>
        <w:commentReference w:id="28"/>
      </w:r>
      <w:commentRangeStart w:id="29"/>
      <w:r>
        <w:t xml:space="preserve">No hay una Polonia segura sin una Ucrania segura</w:t>
      </w:r>
      <w:commentRangeEnd w:id="29"/>
      <w:r>
        <w:rPr>
          <w:rStyle w:val="CommentReference"/>
        </w:rPr>
        <w:commentReference w:id="29"/>
      </w:r>
      <w:commentRangeStart w:id="30"/>
      <w:del w:id="147" w:author="Revisión Internacional" w:date="2026-10-23T09:00:00Z">
        <w:r>
          <w:delText xml:space="preserve">». En agosto se incendió</w:delText>
        </w:r>
      </w:del>
      <w:ins w:id="148" w:author="Revisión Internacional" w:date="2026-10-23T09:00:00Z">
        <w:r>
          <w:t xml:space="preserve">», añadió, según el canal público TVP World. Además, en agosto se incendió</w:t>
        </w:r>
      </w:ins>
      <w:commentRangeEnd w:id="30"/>
      <w:r>
        <w:rPr>
          <w:rStyle w:val="CommentReference"/>
        </w:rPr>
        <w:commentReference w:id="30"/>
      </w:r>
      <w:r>
        <w:t xml:space="preserve"> una fábrica de componentes de drones </w:t>
      </w:r>
      <w:commentRangeStart w:id="31"/>
      <w:del w:id="149" w:author="Revisión Internacional" w:date="2026-10-23T09:00:00Z">
        <w:r>
          <w:delText xml:space="preserve">cerca de Varsovia, y se investiga si fue un sabotaje</w:delText>
        </w:r>
      </w:del>
      <w:ins w:id="150" w:author="Revisión Internacional" w:date="2026-10-23T09:00:00Z">
        <w:r>
          <w:t xml:space="preserve">en Skarżysko-Kamienna, al sur de Varsovia. Se investiga si fue un sabotaje, según </w:t>
        </w:r>
        <w:r>
          <w:rPr>
            <w:i/>
          </w:rPr>
          <w:t xml:space="preserve">Notes from Poland</w:t>
        </w:r>
      </w:ins>
      <w:commentRangeEnd w:id="31"/>
      <w:r>
        <w:rPr>
          <w:rStyle w:val="CommentReference"/>
        </w:rPr>
        <w:commentReference w:id="31"/>
      </w:r>
      <w:commentRangeStart w:id="32"/>
      <w:del w:id="151" w:author="Revisión Internacional" w:date="2026-10-23T09:00:00Z">
        <w:r>
          <w:delText xml:space="preserve"> [FUENTE?]</w:delText>
        </w:r>
      </w:del>
      <w:commentRangeEnd w:id="32"/>
      <w:r>
        <w:rPr>
          <w:rStyle w:val="CommentReference"/>
        </w:rPr>
        <w:commentReference w:id="32"/>
      </w:r>
      <w:r>
        <w:t xml:space="preserve">. El proyecto de presupuesto para 2027 destina a Defensa 198.100 millones de zlotys, </w:t>
      </w:r>
      <w:commentRangeStart w:id="33"/>
      <w:del w:id="152" w:author="Revisión Internacional" w:date="2026-10-23T09:00:00Z">
        <w:r>
          <w:delText xml:space="preserve">el 4,5 %</w:delText>
        </w:r>
      </w:del>
      <w:ins w:id="153" w:author="Revisión Internacional" w:date="2026-10-23T09:00:00Z">
        <w:r>
          <w:t xml:space="preserve">más del 4,5%</w:t>
        </w:r>
      </w:ins>
      <w:commentRangeEnd w:id="33"/>
      <w:r>
        <w:rPr>
          <w:rStyle w:val="CommentReference"/>
        </w:rPr>
        <w:commentReference w:id="33"/>
      </w:r>
      <w:r>
        <w:t xml:space="preserve"> del PIB, según Reuters.</w:t>
      </w:r>
    </w:p>
    <w:p>
      <w:pPr>
        <w:pStyle w:val="Heading2"/>
      </w:pPr>
      <w:r>
        <w:t xml:space="preserve">«</w:t>
      </w:r>
      <w:commentRangeStart w:id="34"/>
      <w:r>
        <w:t xml:space="preserve">La compasión se ha convertido en desprecio</w:t>
      </w:r>
      <w:commentRangeEnd w:id="34"/>
      <w:r>
        <w:rPr>
          <w:rStyle w:val="CommentReference"/>
        </w:rPr>
        <w:commentReference w:id="34"/>
      </w:r>
      <w:r>
        <w:t xml:space="preserve">»</w:t>
      </w:r>
    </w:p>
    <w:p>
      <w:r>
        <w:t xml:space="preserve">Braun se alimenta también de </w:t>
      </w:r>
      <w:commentRangeStart w:id="35"/>
      <w:del w:id="154" w:author="Revisión Internacional" w:date="2026-10-23T09:00:00Z">
        <w:r>
          <w:delText xml:space="preserve">otro malestar: los refugiados</w:delText>
        </w:r>
      </w:del>
      <w:ins w:id="155" w:author="Revisión Internacional" w:date="2026-10-23T09:00:00Z">
        <w:r>
          <w:t xml:space="preserve">otro malestar, el de los refugiados</w:t>
        </w:r>
      </w:ins>
      <w:commentRangeEnd w:id="35"/>
      <w:r>
        <w:rPr>
          <w:rStyle w:val="CommentReference"/>
        </w:rPr>
        <w:commentReference w:id="35"/>
      </w:r>
      <w:r>
        <w:t xml:space="preserve"> ucranianos, que dividen cada vez más a los polacos. </w:t>
      </w:r>
      <w:commentRangeStart w:id="36"/>
      <w:r>
        <w:t xml:space="preserve">Casi 953.000 tenían</w:t>
      </w:r>
      <w:commentRangeEnd w:id="36"/>
      <w:r>
        <w:rPr>
          <w:rStyle w:val="CommentReference"/>
        </w:rPr>
        <w:commentReference w:id="36"/>
      </w:r>
      <w:r>
        <w:t xml:space="preserve"> protección temporal en julio, según datos del Gobierno recogidos por </w:t>
      </w:r>
      <w:commentRangeStart w:id="37"/>
      <w:del w:id="156" w:author="Revisión Internacional" w:date="2026-10-23T09:00:00Z">
        <w:r>
          <w:delText xml:space="preserve">Radio Free Europe, y un sondeo del CBOS</w:delText>
        </w:r>
      </w:del>
      <w:ins w:id="157" w:author="Revisión Internacional" w:date="2026-10-23T09:00:00Z">
        <w:r>
          <w:t xml:space="preserve">Radio Free Europe. Asimismo, un sondeo del instituto demoscópico CBOS</w:t>
        </w:r>
      </w:ins>
      <w:commentRangeEnd w:id="37"/>
      <w:r>
        <w:rPr>
          <w:rStyle w:val="CommentReference"/>
        </w:rPr>
        <w:commentReference w:id="37"/>
      </w:r>
      <w:r>
        <w:t xml:space="preserve"> de ese mes halló que el </w:t>
      </w:r>
      <w:commentRangeStart w:id="38"/>
      <w:del w:id="158" w:author="Revisión Internacional" w:date="2026-10-23T09:00:00Z">
        <w:r>
          <w:delText xml:space="preserve">52 %</w:delText>
        </w:r>
      </w:del>
      <w:ins w:id="159" w:author="Revisión Internacional" w:date="2026-10-23T09:00:00Z">
        <w:r>
          <w:t xml:space="preserve">52%</w:t>
        </w:r>
      </w:ins>
      <w:commentRangeEnd w:id="38"/>
      <w:r>
        <w:rPr>
          <w:rStyle w:val="CommentReference"/>
        </w:rPr>
        <w:commentReference w:id="38"/>
      </w:r>
      <w:r>
        <w:t xml:space="preserve"> de los polacos rechaza acogerlos. «La compasión por los ucranianos se ha convertido en desprecio», </w:t>
      </w:r>
      <w:commentRangeStart w:id="39"/>
      <w:del w:id="160" w:author="Revisión Internacional" w:date="2026-10-23T09:00:00Z">
        <w:r>
          <w:delText xml:space="preserve">sostiene en The Guardian el periodista Mateusz Mazzini</w:delText>
        </w:r>
      </w:del>
      <w:ins w:id="161" w:author="Revisión Internacional" w:date="2026-10-23T09:00:00Z">
        <w:r>
          <w:t xml:space="preserve">titula </w:t>
        </w:r>
        <w:r>
          <w:rPr>
            <w:i/>
          </w:rPr>
          <w:t xml:space="preserve">The Guardian</w:t>
        </w:r>
        <w:r>
          <w:t xml:space="preserve"> un artículo del periodista Mateusz Mazzini</w:t>
        </w:r>
      </w:ins>
      <w:commentRangeEnd w:id="39"/>
      <w:r>
        <w:rPr>
          <w:rStyle w:val="CommentReference"/>
        </w:rPr>
        <w:commentReference w:id="39"/>
      </w:r>
      <w:r>
        <w:t xml:space="preserve">.</w:t>
      </w:r>
    </w:p>
    <w:p>
      <w:r>
        <w:t xml:space="preserve">Según Mazzini, los refugiados abrieron negocios, a menudo en competencia directa con los locales, y «se negaron a comportarse como receptores agradecidos o pasivos de la caridad polaca». </w:t>
      </w:r>
      <w:commentRangeStart w:id="40"/>
      <w:r>
        <w:t xml:space="preserve">El presidente, Karol Nawrocki, vetó en 2025 prorrogar</w:t>
      </w:r>
      <w:commentRangeEnd w:id="40"/>
      <w:r>
        <w:rPr>
          <w:rStyle w:val="CommentReference"/>
        </w:rPr>
        <w:commentReference w:id="40"/>
      </w:r>
      <w:r>
        <w:t xml:space="preserve"> </w:t>
      </w:r>
      <w:commentRangeStart w:id="41"/>
      <w:del w:id="162" w:author="Revisión Internacional" w:date="2026-10-23T09:00:00Z">
        <w:r>
          <w:delText xml:space="preserve">las ayudas, y el Parlamento</w:delText>
        </w:r>
      </w:del>
      <w:ins w:id="163" w:author="Revisión Internacional" w:date="2026-10-23T09:00:00Z">
        <w:r>
          <w:t xml:space="preserve">las ayudas. Por otro lado, el Parlamento</w:t>
        </w:r>
      </w:ins>
      <w:commentRangeEnd w:id="41"/>
      <w:r>
        <w:rPr>
          <w:rStyle w:val="CommentReference"/>
        </w:rPr>
        <w:commentReference w:id="41"/>
      </w:r>
      <w:r>
        <w:t xml:space="preserve"> limitó el subsidio por hijo a quienes trabajan. Braun presenta a los refugiados como una amenaza </w:t>
      </w:r>
      <w:commentRangeStart w:id="42"/>
      <w:del w:id="164" w:author="Revisión Internacional" w:date="2026-10-23T09:00:00Z">
        <w:r>
          <w:delText xml:space="preserve">y alimenta la teoría</w:delText>
        </w:r>
      </w:del>
      <w:ins w:id="165" w:author="Revisión Internacional" w:date="2026-10-23T09:00:00Z">
        <w:r>
          <w:t xml:space="preserve">y difunde la teoría</w:t>
        </w:r>
      </w:ins>
      <w:commentRangeEnd w:id="42"/>
      <w:r>
        <w:rPr>
          <w:rStyle w:val="CommentReference"/>
        </w:rPr>
        <w:commentReference w:id="42"/>
      </w:r>
      <w:r>
        <w:t xml:space="preserve"> de un futuro «Ukropol», una Polonia dominada por ucranianos.</w:t>
      </w:r>
    </w:p>
    <w:p>
      <w:pPr>
        <w:pStyle w:val="Heading2"/>
      </w:pPr>
      <w:commentRangeStart w:id="43"/>
      <w:r>
        <w:t xml:space="preserve">¿Quién gobierna y puede volver Ley y Justicia?</w:t>
      </w:r>
      <w:commentRangeEnd w:id="43"/>
      <w:r>
        <w:rPr>
          <w:rStyle w:val="CommentReference"/>
        </w:rPr>
        <w:commentReference w:id="43"/>
      </w:r>
    </w:p>
    <w:p>
      <w:r>
        <w:t xml:space="preserve">Tusk gobierna desde 2023 en cohabitación con Nawrocki, elegido presidente en 2025 con el apoyo de PiS. En Polonia el primer ministro dirige el Gobierno, pero el presidente puede frenar sus leyes. </w:t>
      </w:r>
      <w:commentRangeStart w:id="44"/>
      <w:del w:id="166" w:author="Revisión Internacional" w:date="2026-10-23T09:00:00Z">
        <w:r>
          <w:delText xml:space="preserve">Tusk gobierna desde 2023 con mayoría en el Parlamento. Sin embargo, Nawrocki, elegido presidente con el apoyo de PiS, puede vetarlas. </w:delText>
        </w:r>
      </w:del>
      <w:commentRangeEnd w:id="44"/>
      <w:r>
        <w:rPr>
          <w:rStyle w:val="CommentReference"/>
        </w:rPr>
        <w:commentReference w:id="44"/>
      </w:r>
      <w:commentRangeStart w:id="45"/>
      <w:del w:id="167" w:author="Revisión Internacional" w:date="2026-10-23T09:00:00Z">
        <w:r>
          <w:delText xml:space="preserve">El presidente ha usado su poder sobre 37 leyes</w:delText>
        </w:r>
      </w:del>
      <w:ins w:id="168" w:author="Revisión Internacional" w:date="2026-10-23T09:00:00Z">
        <w:r>
          <w:t xml:space="preserve">Nawrocki ha vetado más de 40 leyes</w:t>
        </w:r>
      </w:ins>
      <w:commentRangeEnd w:id="45"/>
      <w:r>
        <w:rPr>
          <w:rStyle w:val="CommentReference"/>
        </w:rPr>
        <w:commentReference w:id="45"/>
      </w:r>
      <w:r>
        <w:t xml:space="preserve">, más que ninguno de sus predecesores, </w:t>
      </w:r>
      <w:commentRangeStart w:id="46"/>
      <w:del w:id="169" w:author="Revisión Internacional" w:date="2026-10-23T09:00:00Z">
        <w:r>
          <w:delText xml:space="preserve">según </w:delText>
        </w:r>
        <w:r>
          <w:rPr>
            <w:i/>
          </w:rPr>
          <w:delText xml:space="preserve">Notes from Poland</w:delText>
        </w:r>
        <w:r>
          <w:delText xml:space="preserve">, y el Gobierno lo apoda</w:delText>
        </w:r>
      </w:del>
      <w:ins w:id="170" w:author="Revisión Internacional" w:date="2026-10-23T09:00:00Z">
        <w:r>
          <w:t xml:space="preserve">según el portal </w:t>
        </w:r>
        <w:r>
          <w:rPr>
            <w:i/>
          </w:rPr>
          <w:t xml:space="preserve">xyz.pl</w:t>
        </w:r>
        <w:r>
          <w:t xml:space="preserve">. La coalición gobernante lo apoda</w:t>
        </w:r>
      </w:ins>
      <w:commentRangeEnd w:id="46"/>
      <w:r>
        <w:rPr>
          <w:rStyle w:val="CommentReference"/>
        </w:rPr>
        <w:commentReference w:id="46"/>
      </w:r>
      <w:r>
        <w:t xml:space="preserve"> «máquina de vetos». La coalición no tiene los tres quintos para anular los vetos. Además, solo el 33% aprueba la gestión del Gobierno, según el CBOS. «</w:t>
      </w:r>
      <w:commentRangeStart w:id="47"/>
      <w:r>
        <w:t xml:space="preserve">La promesa de cambio llevó a su coalición al Gobierno</w:t>
      </w:r>
      <w:commentRangeEnd w:id="47"/>
      <w:r>
        <w:rPr>
          <w:rStyle w:val="CommentReference"/>
        </w:rPr>
        <w:commentReference w:id="47"/>
      </w:r>
      <w:r>
        <w:t xml:space="preserve">. Tras cuatro años, Tusk necesitará una nueva razón para que los votantes decepcionados voten», señala TVP World.</w:t>
      </w:r>
    </w:p>
    <w:p>
      <w:r>
        <w:t xml:space="preserve">La oposición tampoco es un bloque. PiS se rompió en julio, cuando el ex primer ministro Mateusz Morawiecki se marchó con </w:t>
      </w:r>
      <w:commentRangeStart w:id="48"/>
      <w:r>
        <w:t xml:space="preserve">unos 40 diputados</w:t>
      </w:r>
      <w:commentRangeEnd w:id="48"/>
      <w:r>
        <w:rPr>
          <w:rStyle w:val="CommentReference"/>
        </w:rPr>
        <w:commentReference w:id="48"/>
      </w:r>
      <w:r>
        <w:t xml:space="preserve"> y fundó Development Plus. </w:t>
      </w:r>
      <w:commentRangeStart w:id="49"/>
      <w:del w:id="171" w:author="Revisión Internacional" w:date="2026-10-23T09:00:00Z">
        <w:r>
          <w:delText xml:space="preserve">KKP ronda el 11% y disputa</w:delText>
        </w:r>
      </w:del>
      <w:ins w:id="172" w:author="Revisión Internacional" w:date="2026-10-23T09:00:00Z">
        <w:r>
          <w:t xml:space="preserve">KKP disputa</w:t>
        </w:r>
      </w:ins>
      <w:commentRangeEnd w:id="49"/>
      <w:r>
        <w:rPr>
          <w:rStyle w:val="CommentReference"/>
        </w:rPr>
        <w:commentReference w:id="49"/>
      </w:r>
      <w:r>
        <w:t xml:space="preserve"> el voto radical </w:t>
      </w:r>
      <w:commentRangeStart w:id="50"/>
      <w:r>
        <w:t xml:space="preserve">a la Confederación, otra fuerza de derecha</w:t>
      </w:r>
      <w:commentRangeEnd w:id="50"/>
      <w:r>
        <w:rPr>
          <w:rStyle w:val="CommentReference"/>
        </w:rPr>
        <w:commentReference w:id="50"/>
      </w:r>
      <w:r>
        <w:t xml:space="preserve">.</w:t>
      </w:r>
    </w:p>
    <w:p>
      <w:r>
        <w:t xml:space="preserve">Jarosław Kaczyński, líder de PiS, dice que </w:t>
      </w:r>
      <w:commentRangeStart w:id="51"/>
      <w:del w:id="173" w:author="Revisión Internacional" w:date="2026-10-23T09:00:00Z">
        <w:r>
          <w:delText xml:space="preserve">no gobernará con Braun</w:delText>
        </w:r>
      </w:del>
      <w:ins w:id="174" w:author="Revisión Internacional" w:date="2026-10-23T09:00:00Z">
        <w:r>
          <w:t xml:space="preserve">no cooperará con Braun</w:t>
        </w:r>
      </w:ins>
      <w:commentRangeEnd w:id="51"/>
      <w:r>
        <w:rPr>
          <w:rStyle w:val="CommentReference"/>
        </w:rPr>
        <w:commentReference w:id="51"/>
      </w:r>
      <w:r>
        <w:t xml:space="preserve">, al que llama «muy peligroso». Pero, si KKP mantiene su apoyo, </w:t>
      </w:r>
      <w:commentRangeStart w:id="52"/>
      <w:r>
        <w:t xml:space="preserve">la oposición apenas podrá sumar mayoría</w:t>
      </w:r>
      <w:commentRangeEnd w:id="52"/>
      <w:r>
        <w:rPr>
          <w:rStyle w:val="CommentReference"/>
        </w:rPr>
        <w:commentReference w:id="52"/>
      </w:r>
      <w:r>
        <w:t xml:space="preserve"> </w:t>
      </w:r>
      <w:commentRangeStart w:id="53"/>
      <w:del w:id="175" w:author="Revisión Internacional" w:date="2026-10-23T09:00:00Z">
        <w:r>
          <w:delText xml:space="preserve">sin él</w:delText>
        </w:r>
      </w:del>
      <w:ins w:id="176" w:author="Revisión Internacional" w:date="2026-10-23T09:00:00Z">
        <w:r>
          <w:t xml:space="preserve">sin ese partido</w:t>
        </w:r>
      </w:ins>
      <w:commentRangeEnd w:id="53"/>
      <w:r>
        <w:rPr>
          <w:rStyle w:val="CommentReference"/>
        </w:rPr>
        <w:commentReference w:id="53"/>
      </w:r>
      <w:r>
        <w:t xml:space="preserve">. Ewa Waluś teme ese desenlace. «No quiero que mi hija crezca y viva de adulta en el país del señor Braun. No sería un país para las mujeres, ni para las minorías, ni para quienes valoran la libertad», </w:t>
      </w:r>
      <w:commentRangeStart w:id="54"/>
      <w:del w:id="177" w:author="Revisión Internacional" w:date="2026-10-23T09:00:00Z">
        <w:r>
          <w:delText xml:space="preserve">dijo a Onet</w:delText>
        </w:r>
      </w:del>
      <w:ins w:id="178" w:author="Revisión Internacional" w:date="2026-10-23T09:00:00Z">
        <w:r>
          <w:t xml:space="preserve">dijo al portal </w:t>
        </w:r>
        <w:r>
          <w:rPr>
            <w:i/>
          </w:rPr>
          <w:t xml:space="preserve">Onet</w:t>
        </w:r>
      </w:ins>
      <w:commentRangeEnd w:id="54"/>
      <w:r>
        <w:rPr>
          <w:rStyle w:val="CommentReference"/>
        </w:rPr>
        <w:commentReference w:id="54"/>
      </w:r>
      <w:r>
        <w:t xml:space="preserve">.</w:t>
      </w:r>
    </w:p>
    <w:sectPr>
      <w:pgSz w:w="11906" w:h="16838"/>
      <w:pgMar w:top="1417" w:right="1701" w:bottom="1417" w:left="1701" w:header="708" w:footer="708" w:gutter="0"/>
    </w:sectPr>
  </w:body>
</w:document>
</file>

<file path=word/comments.xml><?xml version="1.0" encoding="utf-8"?>
<w:comments xmlns:w="http://schemas.openxmlformats.org/wordprocessingml/2006/main" xmlns:r="http://schemas.openxmlformats.org/officeDocument/2006/relationships">
  <w:comment w:id="0" w:author="Revisión Internacional" w:date="2026-10-23T09:00:00Z" w:initials="RI">
    <w:p>
      <w:pPr>
        <w:pStyle w:val="CommentText"/>
      </w:pPr>
      <w:r>
        <w:rPr>
          <w:rStyle w:val="CommentReference"/>
        </w:rPr>
        <w:annotationRef/>
      </w:r>
      <w:r>
        <w:t xml:space="preserve">[RJ01] Titular: no se toca. «Con Rusia en la frontera» no se desarrolla en el cuerpo: solo se dice que la campaña «gira en torno a Rusia» y se cita el incendio de la fábrica de drones. Conviene que la autora confirme que el titular refleja lo que cuenta la pieza.</w:t>
      </w:r>
    </w:p>
  </w:comment>
  <w:comment w:id="1" w:author="Revisión Internacional" w:date="2026-10-23T09:00:00Z" w:initials="RI">
    <w:p>
      <w:pPr>
        <w:pStyle w:val="CommentText"/>
      </w:pPr>
      <w:r>
        <w:rPr>
          <w:rStyle w:val="CommentReference"/>
        </w:rPr>
        <w:annotationRef/>
      </w:r>
      <w:r>
        <w:t xml:space="preserve">[RJ02] Subtítulo: no se toca. (1) Ortotipografía: la casa escribe 11% sin espacio, como ya figura en el cuerpo. (2) GroundUp (12/10/2026) da un rango de «entre el 7% y el 11%»: «ronda el 11%» toma el extremo alto. Valorar «hasta el 11%». El dato se repite en el párrafo 5.</w:t>
      </w:r>
    </w:p>
  </w:comment>
  <w:comment w:id="2" w:author="Revisión Internacional" w:date="2026-10-23T09:00:00Z" w:initials="RI">
    <w:p>
      <w:pPr>
        <w:pStyle w:val="CommentText"/>
      </w:pPr>
      <w:r>
        <w:rPr>
          <w:rStyle w:val="CommentReference"/>
        </w:rPr>
        <w:annotationRef/>
      </w:r>
      <w:r>
        <w:t xml:space="preserve">[RJ03] Frase de 45 palabras: se parte tras el nombre. Quedan frases de 27 y 14 palabras.</w:t>
      </w:r>
    </w:p>
  </w:comment>
  <w:comment w:id="3" w:author="Revisión Internacional" w:date="2026-10-23T09:00:00Z" w:initials="RI">
    <w:p>
      <w:pPr>
        <w:pStyle w:val="CommentText"/>
      </w:pPr>
      <w:r>
        <w:rPr>
          <w:rStyle w:val="CommentReference"/>
        </w:rPr>
        <w:annotationRef/>
      </w:r>
      <w:r>
        <w:t xml:space="preserve">[RJ04] Tercer corte de la frase de 45 palabras, para que la atribución siga referida a la candidatura y no al asesinato de Hani. Cursiva por ser periódico. GroundUp sitúa esa información de Rzeczpospolita en abril, y «conservador» no consta en la fuente (calificativo habitual del diario, sin verificar): confirmar fecha del artículo de rp.pl y el adjetivo.</w:t>
      </w:r>
    </w:p>
  </w:comment>
  <w:comment w:id="4" w:author="Revisión Internacional" w:date="2026-10-23T09:00:00Z" w:initials="RI">
    <w:p>
      <w:pPr>
        <w:pStyle w:val="CommentText"/>
      </w:pPr>
      <w:r>
        <w:rPr>
          <w:rStyle w:val="CommentReference"/>
        </w:rPr>
        <w:annotationRef/>
      </w:r>
      <w:r>
        <w:t xml:space="preserve">[RJ05] Valoración sin atribuir y dos puntos explicativos. Se elimina; el dato que sigue (sondeos y PiS dividida) ya da el peso político (−5 palabras).</w:t>
      </w:r>
    </w:p>
  </w:comment>
  <w:comment w:id="5" w:author="Revisión Internacional" w:date="2026-10-23T09:00:00Z" w:initials="RI">
    <w:p>
      <w:pPr>
        <w:pStyle w:val="CommentText"/>
      </w:pPr>
      <w:r>
        <w:rPr>
          <w:rStyle w:val="CommentReference"/>
        </w:rPr>
        <w:annotationRef/>
      </w:r>
      <w:r>
        <w:t xml:space="preserve">[RJ06] Porcentaje sin espacio (criterio de la casa). Verificación: GroundUp da un rango de 7% a 11%; «ronda el 11%» es el extremo alto. Sugerencia: «hasta el 11%» o citar el rango.</w:t>
      </w:r>
    </w:p>
  </w:comment>
  <w:comment w:id="6" w:author="Revisión Internacional" w:date="2026-10-23T09:00:00Z" w:initials="RI">
    <w:p>
      <w:pPr>
        <w:pStyle w:val="CommentText"/>
      </w:pPr>
      <w:r>
        <w:rPr>
          <w:rStyle w:val="CommentReference"/>
        </w:rPr>
        <w:annotationRef/>
      </w:r>
      <w:r>
        <w:t xml:space="preserve">[RJ07] Coma antes de «y» entre dos oraciones: se sustituye por punto.</w:t>
      </w:r>
    </w:p>
  </w:comment>
  <w:comment w:id="7" w:author="Revisión Internacional" w:date="2026-10-23T09:00:00Z" w:initials="RI">
    <w:p>
      <w:pPr>
        <w:pStyle w:val="CommentText"/>
      </w:pPr>
      <w:r>
        <w:rPr>
          <w:rStyle w:val="CommentReference"/>
        </w:rPr>
        <w:annotationRef/>
      </w:r>
      <w:r>
        <w:t xml:space="preserve">[RJ08] Al cortar la frase, se explicita el sujeto para que no pueda leerse como Braun.</w:t>
      </w:r>
    </w:p>
  </w:comment>
  <w:comment w:id="8" w:author="Revisión Internacional" w:date="2026-10-23T09:00:00Z" w:initials="RI">
    <w:p>
      <w:pPr>
        <w:pStyle w:val="CommentText"/>
      </w:pPr>
      <w:r>
        <w:rPr>
          <w:rStyle w:val="CommentReference"/>
        </w:rPr>
        <w:annotationRef/>
      </w:r>
      <w:r>
        <w:t xml:space="preserve">[RJ09] Raccord: Ewa Waluś aparecía sin decir quién es y «su padre» carecía de antecedente claro. GroundUp la presenta como hija de Janusz Waluś. Cita de TOK FM, tres años y secretario general del Partido Comunista Sudafricano: confirmados en GroundUp.</w:t>
      </w:r>
    </w:p>
  </w:comment>
  <w:comment w:id="9" w:author="Revisión Internacional" w:date="2026-10-23T09:00:00Z" w:initials="RI">
    <w:p>
      <w:pPr>
        <w:pStyle w:val="CommentText"/>
      </w:pPr>
      <w:r>
        <w:rPr>
          <w:rStyle w:val="CommentReference"/>
        </w:rPr>
        <w:annotationRef/>
      </w:r>
      <w:r>
        <w:t xml:space="preserve">[RJ12] No consta en GroundUp ni en The Guardian. Es la denominación habitual en español del Afrikaner Weerstandsbeweging (AWB), pero el verificador no pudo abrir una fuente: la autora debería aportarla. No se toca.</w:t>
      </w:r>
    </w:p>
  </w:comment>
  <w:comment w:id="10" w:author="Revisión Internacional" w:date="2026-10-23T09:00:00Z" w:initials="RI">
    <w:p>
      <w:pPr>
        <w:pStyle w:val="CommentText"/>
      </w:pPr>
      <w:r>
        <w:rPr>
          <w:rStyle w:val="CommentReference"/>
        </w:rPr>
        <w:annotationRef/>
      </w:r>
      <w:r>
        <w:t xml:space="preserve">[RJ10] Discordancia de traducción. GroundUp: «reverse South Africa's political transition» (revertir), no solo frenar.</w:t>
      </w:r>
    </w:p>
  </w:comment>
  <w:comment w:id="11" w:author="Revisión Internacional" w:date="2026-10-23T09:00:00Z" w:initials="RI">
    <w:p>
      <w:pPr>
        <w:pStyle w:val="CommentText"/>
      </w:pPr>
      <w:r>
        <w:rPr>
          <w:rStyle w:val="CommentReference"/>
        </w:rPr>
        <w:annotationRef/>
      </w:r>
      <w:r>
        <w:t xml:space="preserve">[RJ11] Evita la enumeración de tres verbos unidos por comas y «y», y ordena el tiempo. GroundUp confirma salida en 2022 y deportación el 6/12/2024 (fue condenado a muerte y luego a cadena perpetua; no es error).</w:t>
      </w:r>
    </w:p>
  </w:comment>
  <w:comment w:id="12" w:author="Revisión Internacional" w:date="2026-10-23T09:00:00Z" w:initials="RI">
    <w:p>
      <w:pPr>
        <w:pStyle w:val="CommentText"/>
      </w:pPr>
      <w:r>
        <w:rPr>
          <w:rStyle w:val="CommentReference"/>
        </w:rPr>
        <w:annotationRef/>
      </w:r>
      <w:r>
        <w:t xml:space="preserve">[RJ13] Se deja la marca de la autora. La autora indica Kanał Zero como fuente, pero GroundUp y la prensa polaca (Wprost, Press.pl, natemat) sitúan esa entrevista de Krzysztof Stanowski (16/1/2025) como la SEGUNDA: la primera, un mes después de su llegada, fue la de Michał Zichlarz, en la que dijo que, si tuviera que hacerlo de nuevo, "lo prepararía mejor". En GroundUp la frase «What I did, I still consider necessary» se atribuye a la primera. Hay que confirmar en qué entrevista dijo cada frase antes de atribuirla.</w:t>
      </w:r>
    </w:p>
  </w:comment>
  <w:comment w:id="13" w:author="Revisión Internacional" w:date="2026-10-23T09:00:00Z" w:initials="RI">
    <w:p>
      <w:pPr>
        <w:pStyle w:val="CommentText"/>
      </w:pPr>
      <w:r>
        <w:rPr>
          <w:rStyle w:val="CommentReference"/>
        </w:rPr>
        <w:annotationRef/>
      </w:r>
      <w:r>
        <w:t xml:space="preserve">[RJ14] Confirmado en GroundUp («I would prepare it better»), en respuesta a qué haría de otro modo. El «lo» remite a «lo que hice» de la frase anterior, así que tiene antecedente.</w:t>
      </w:r>
    </w:p>
  </w:comment>
  <w:comment w:id="14" w:author="Revisión Internacional" w:date="2026-10-23T09:00:00Z" w:initials="RI">
    <w:p>
      <w:pPr>
        <w:pStyle w:val="CommentText"/>
      </w:pPr>
      <w:r>
        <w:rPr>
          <w:rStyle w:val="CommentReference"/>
        </w:rPr>
        <w:annotationRef/>
      </w:r>
      <w:r>
        <w:t xml:space="preserve">[RJ15] GroundUp dice que Braun «ayudó a popularizar» la etiqueta, no que él mismo la use en ese momento (el texto del verificador estaba truncado). Es también el ladillo, que no se toca. Valorar «que ayudó a popularizar la etiqueta de “el último soldado maldito”».</w:t>
      </w:r>
    </w:p>
  </w:comment>
  <w:comment w:id="15" w:author="Revisión Internacional" w:date="2026-10-23T09:00:00Z" w:initials="RI">
    <w:p>
      <w:pPr>
        <w:pStyle w:val="CommentText"/>
      </w:pPr>
      <w:r>
        <w:rPr>
          <w:rStyle w:val="CommentReference"/>
        </w:rPr>
        <w:annotationRef/>
      </w:r>
      <w:r>
        <w:t xml:space="preserve">[RJ16] «Su» podía leerse como la hija de Braun, el último sujeto. Se aclara el posesivo; Ewa ya se presentó en el párrafo 7.</w:t>
      </w:r>
    </w:p>
  </w:comment>
  <w:comment w:id="16" w:author="Revisión Internacional" w:date="2026-10-23T09:00:00Z" w:initials="RI">
    <w:p>
      <w:pPr>
        <w:pStyle w:val="CommentText"/>
      </w:pPr>
      <w:r>
        <w:rPr>
          <w:rStyle w:val="CommentReference"/>
        </w:rPr>
        <w:annotationRef/>
      </w:r>
      <w:r>
        <w:t xml:space="preserve">[RJ17] La cita omitía «probablemente»: GroundUp, «I think the overriding reason is probably that Grzegorz Braun is, after all, closer to my father than I am». Dentro de comillas hay que respetarlo (+1 palabra).</w:t>
      </w:r>
    </w:p>
  </w:comment>
  <w:comment w:id="17" w:author="Revisión Internacional" w:date="2026-10-23T09:00:00Z" w:initials="RI">
    <w:p>
      <w:pPr>
        <w:pStyle w:val="CommentText"/>
      </w:pPr>
      <w:r>
        <w:rPr>
          <w:rStyle w:val="CommentReference"/>
        </w:rPr>
        <w:annotationRef/>
      </w:r>
      <w:r>
        <w:t xml:space="preserve">[RJ18] Valoración sin atribuir. GroundUp la respalda («a hero of Poland's far right and football ultras») y de paso queda presentado el medio, que se cita en el párrafo 19. Cursiva por ser medio digital.</w:t>
      </w:r>
    </w:p>
  </w:comment>
  <w:comment w:id="18" w:author="Revisión Internacional" w:date="2026-10-23T09:00:00Z" w:initials="RI">
    <w:p>
      <w:pPr>
        <w:pStyle w:val="CommentText"/>
      </w:pPr>
      <w:r>
        <w:rPr>
          <w:rStyle w:val="CommentReference"/>
        </w:rPr>
        <w:annotationRef/>
      </w:r>
      <w:r>
        <w:t xml:space="preserve">[RJ19] Frase de 39 palabras: se parte con un conector de oposición. Quedan frases de 15 y 27.</w:t>
      </w:r>
    </w:p>
  </w:comment>
  <w:comment w:id="19" w:author="Revisión Internacional" w:date="2026-10-23T09:00:00Z" w:initials="RI">
    <w:p>
      <w:pPr>
        <w:pStyle w:val="CommentText"/>
      </w:pPr>
      <w:r>
        <w:rPr>
          <w:rStyle w:val="CommentReference"/>
        </w:rPr>
        <w:annotationRef/>
      </w:r>
      <w:r>
        <w:t xml:space="preserve">[RJ20] Doble atribución confusa («según… relata»): se unifica y se presenta el medio (cursiva). GroundUp atribuye el argumento a Hermeliński y enlaza con gazetaprawna.pl, pero el verificador no pudo abrir el artículo y el titular del enlace sugiere que cita a varios juristas: la autora debe confirmar que es él quien lo dice en ese medio.</w:t>
      </w:r>
    </w:p>
  </w:comment>
  <w:comment w:id="20" w:author="Revisión Internacional" w:date="2026-10-23T09:00:00Z" w:initials="RI">
    <w:p>
      <w:pPr>
        <w:pStyle w:val="CommentText"/>
      </w:pPr>
      <w:r>
        <w:rPr>
          <w:rStyle w:val="CommentReference"/>
        </w:rPr>
        <w:annotationRef/>
      </w:r>
      <w:r>
        <w:t xml:space="preserve">[RJ21] Valoración sin atribuir. Se sustituye por un hecho que las frases siguientes detallan (GroundUp lo confirma). Si la autora prefiere el tono original, debe atribuirlo.</w:t>
      </w:r>
    </w:p>
  </w:comment>
  <w:comment w:id="21" w:author="Revisión Internacional" w:date="2026-10-23T09:00:00Z" w:initials="RI">
    <w:p>
      <w:pPr>
        <w:pStyle w:val="CommentText"/>
      </w:pPr>
      <w:r>
        <w:rPr>
          <w:rStyle w:val="CommentReference"/>
        </w:rPr>
        <w:annotationRef/>
      </w:r>
      <w:r>
        <w:t xml:space="preserve">[RJ22] Frase de 52 palabras: primer corte. Quedan frases de 12, 27 y 15.</w:t>
      </w:r>
    </w:p>
  </w:comment>
  <w:comment w:id="22" w:author="Revisión Internacional" w:date="2026-10-23T09:00:00Z" w:initials="RI">
    <w:p>
      <w:pPr>
        <w:pStyle w:val="CommentText"/>
      </w:pPr>
      <w:r>
        <w:rPr>
          <w:rStyle w:val="CommentReference"/>
        </w:rPr>
        <w:annotationRef/>
      </w:r>
      <w:r>
        <w:t xml:space="preserve">[RJ23] Segundo corte; el «además» pasa a conector de inicio de frase. «Acusado» y «procesarlo» se solapan: la autora puede precisar en qué fase está cada causa.</w:t>
      </w:r>
    </w:p>
  </w:comment>
  <w:comment w:id="23" w:author="Revisión Internacional" w:date="2026-10-23T09:00:00Z" w:initials="RI">
    <w:p>
      <w:pPr>
        <w:pStyle w:val="CommentText"/>
      </w:pPr>
      <w:r>
        <w:rPr>
          <w:rStyle w:val="CommentReference"/>
        </w:rPr>
        <w:annotationRef/>
      </w:r>
      <w:r>
        <w:t xml:space="preserve">[RJ24] Cursiva (medio digital) y variación del verbo de atribución («recoge/recogidos» aparecen en párrafos seguidos).</w:t>
      </w:r>
    </w:p>
  </w:comment>
  <w:comment w:id="24" w:author="Revisión Internacional" w:date="2026-10-23T09:00:00Z" w:initials="RI">
    <w:p>
      <w:pPr>
        <w:pStyle w:val="CommentText"/>
      </w:pPr>
      <w:r>
        <w:rPr>
          <w:rStyle w:val="CommentReference"/>
        </w:rPr>
        <w:annotationRef/>
      </w:r>
      <w:r>
        <w:t xml:space="preserve">[RJ25] Cursiva y presentación del medio. «Su partido» podía leerse como el de Dudek, sujeto de la frase; se explicita.</w:t>
      </w:r>
    </w:p>
  </w:comment>
  <w:comment w:id="25" w:author="Revisión Internacional" w:date="2026-10-23T09:00:00Z" w:initials="RI">
    <w:p>
      <w:pPr>
        <w:pStyle w:val="CommentText"/>
      </w:pPr>
      <w:r>
        <w:rPr>
          <w:rStyle w:val="CommentReference"/>
        </w:rPr>
        <w:annotationRef/>
      </w:r>
      <w:r>
        <w:t xml:space="preserve">[RJ26] Comillas quitadas por decisión de la autora: GroundUp solo parafrasea («saying that Braun and the KKP lead Putin's fifth column in Poland») y no consta una cita literal. La atribución a WP Wiadomosci tampoco consta en GroundUp, que enlaza un vídeo corto: confirmar el medio. Es también el texto del ladillo, que no se toca.</w:t>
      </w:r>
    </w:p>
  </w:comment>
  <w:comment w:id="26" w:author="Revisión Internacional" w:date="2026-10-23T09:00:00Z" w:initials="RI">
    <w:p>
      <w:pPr>
        <w:pStyle w:val="CommentText"/>
      </w:pPr>
      <w:r>
        <w:rPr>
          <w:rStyle w:val="CommentReference"/>
        </w:rPr>
        <w:annotationRef/>
      </w:r>
      <w:r>
        <w:t xml:space="preserve">[RJ27] Valoración sin atribuir («pesa más»). «Esa» recoge la acusación de Dudek de la frase anterior.</w:t>
      </w:r>
    </w:p>
  </w:comment>
  <w:comment w:id="27" w:author="Revisión Internacional" w:date="2026-10-23T09:00:00Z" w:initials="RI">
    <w:p>
      <w:pPr>
        <w:pStyle w:val="CommentText"/>
      </w:pPr>
      <w:r>
        <w:rPr>
          <w:rStyle w:val="CommentReference"/>
        </w:rPr>
        <w:annotationRef/>
      </w:r>
      <w:r>
        <w:t xml:space="preserve">[RJ28] Raccord: el párrafo habla de «campaña»; «la carrera» no tenía antecedente.</w:t>
      </w:r>
    </w:p>
  </w:comment>
  <w:comment w:id="28" w:author="Revisión Internacional" w:date="2026-10-23T09:00:00Z" w:initials="RI">
    <w:p>
      <w:pPr>
        <w:pStyle w:val="CommentText"/>
      </w:pPr>
      <w:r>
        <w:rPr>
          <w:rStyle w:val="CommentReference"/>
        </w:rPr>
        <w:annotationRef/>
      </w:r>
      <w:r>
        <w:t xml:space="preserve">[RJ29] Los dos puntos no introducen una enumeración: la cita va con verbo de atribución detrás.</w:t>
      </w:r>
    </w:p>
  </w:comment>
  <w:comment w:id="29" w:author="Revisión Internacional" w:date="2026-10-23T09:00:00Z" w:initials="RI">
    <w:p>
      <w:pPr>
        <w:pStyle w:val="CommentText"/>
      </w:pPr>
      <w:r>
        <w:rPr>
          <w:rStyle w:val="CommentReference"/>
        </w:rPr>
        <w:annotationRef/>
      </w:r>
      <w:r>
        <w:t xml:space="preserve">[RJ30] Fuente aportada por la autora: análisis de TVP World «Poland's duopoly is cracking as the 2027 battle begins». Según el resumen del buscador, TVP World recoge que Tusk dijo que no hay una Polonia segura sin una Ucrania segura, y Ukrinform confirma el discurso del 1/9/2026 en la conmemoración de Gdańsk. No se ha visto una transcripción ni el texto de TVP World, así que la frase se atribuye a TVP World y no se da como literal del discurso.</w:t>
      </w:r>
    </w:p>
  </w:comment>
  <w:comment w:id="30" w:author="Revisión Internacional" w:date="2026-10-23T09:00:00Z" w:initials="RI">
    <w:p>
      <w:pPr>
        <w:pStyle w:val="CommentText"/>
      </w:pPr>
      <w:r>
        <w:rPr>
          <w:rStyle w:val="CommentReference"/>
        </w:rPr>
        <w:annotationRef/>
      </w:r>
      <w:r>
        <w:t xml:space="preserve">[RJ31] Verbo de atribución tras la cita (sin dos puntos), atribución a TVP World (fuente de la autora; se presenta aquí el medio) y conector de adición para enlazar el incendio con la advertencia de Tusk.</w:t>
      </w:r>
    </w:p>
  </w:comment>
  <w:comment w:id="31" w:author="Revisión Internacional" w:date="2026-10-23T09:00:00Z" w:initials="RI">
    <w:p>
      <w:pPr>
        <w:pStyle w:val="CommentText"/>
      </w:pPr>
      <w:r>
        <w:rPr>
          <w:rStyle w:val="CommentReference"/>
        </w:rPr>
        <w:annotationRef/>
      </w:r>
      <w:r>
        <w:t xml:space="preserve">[RJ32] Discordancia con la fuente: el incendio fue el 31/8/2026 en la planta de WB Electronics en Skarżysko-Kamienna, a unos 150 km al sur de Varsovia (Al Jazeera, DroneXL y Notes from Poland del 31/8; vistos en fragmentos de buscador). Se atribuye a Notes from Poland por indicación de la autora, y se quita la coma antes de «y» entre oraciones. Dato posterior: el 2/9 Tusk dijo que no había duda de que fue un incendio provocado y un acto de sabotaje (Al Jazeera, fiscalía y ABW investigan un delito terrorista con posible implicación de inteligencia extranjera); si la autora quiere, la frase puede actualizarse.</w:t>
      </w:r>
    </w:p>
  </w:comment>
  <w:comment w:id="32" w:author="Revisión Internacional" w:date="2026-10-23T09:00:00Z" w:initials="RI">
    <w:p>
      <w:pPr>
        <w:pStyle w:val="CommentText"/>
      </w:pPr>
      <w:r>
        <w:rPr>
          <w:rStyle w:val="CommentReference"/>
        </w:rPr>
        <w:annotationRef/>
      </w:r>
      <w:r>
        <w:t xml:space="preserve">[RJ33] Marca [FUENTE?] sustituida por la atribución a Notes from Poland, que la autora ha indicado.</w:t>
      </w:r>
    </w:p>
  </w:comment>
  <w:comment w:id="33" w:author="Revisión Internacional" w:date="2026-10-23T09:00:00Z" w:initials="RI">
    <w:p>
      <w:pPr>
        <w:pStyle w:val="CommentText"/>
      </w:pPr>
      <w:r>
        <w:rPr>
          <w:rStyle w:val="CommentReference"/>
        </w:rPr>
        <w:annotationRef/>
      </w:r>
      <w:r>
        <w:t xml:space="preserve">[RJ34] Porcentaje sin espacio. Reuters: «more than 4.5% of GDP» (fragmento de buscador); Polskie Radio da 198,1 mil millones de zlotys, que cuadra con la cifra del texto.</w:t>
      </w:r>
    </w:p>
  </w:comment>
  <w:comment w:id="34" w:author="Revisión Internacional" w:date="2026-10-23T09:00:00Z" w:initials="RI">
    <w:p>
      <w:pPr>
        <w:pStyle w:val="CommentText"/>
      </w:pPr>
      <w:r>
        <w:rPr>
          <w:rStyle w:val="CommentReference"/>
        </w:rPr>
        <w:annotationRef/>
      </w:r>
      <w:r>
        <w:t xml:space="preserve">[RJ35] Ladillo: no se toca. Es una variante del titular del artículo de The Guardian («In Poland, compassion for Ukrainians has turned to contempt»), no una frase del cuerpo. Véase el comentario del párrafo 25.</w:t>
      </w:r>
    </w:p>
  </w:comment>
  <w:comment w:id="35" w:author="Revisión Internacional" w:date="2026-10-23T09:00:00Z" w:initials="RI">
    <w:p>
      <w:pPr>
        <w:pStyle w:val="CommentText"/>
      </w:pPr>
      <w:r>
        <w:rPr>
          <w:rStyle w:val="CommentReference"/>
        </w:rPr>
        <w:annotationRef/>
      </w:r>
      <w:r>
        <w:t xml:space="preserve">[RJ36] Los dos puntos explican, no enumeran.</w:t>
      </w:r>
    </w:p>
  </w:comment>
  <w:comment w:id="36" w:author="Revisión Internacional" w:date="2026-10-23T09:00:00Z" w:initials="RI">
    <w:p>
      <w:pPr>
        <w:pStyle w:val="CommentText"/>
      </w:pPr>
      <w:r>
        <w:rPr>
          <w:rStyle w:val="CommentReference"/>
        </w:rPr>
        <w:annotationRef/>
      </w:r>
      <w:r>
        <w:t xml:space="preserve">[RJ39] PARCIAL. Eurostat da 953.060 a 31/7/2026, así que «casi» no cuadra (mejor «unos»). No se pudo abrir Radio Free Europe ni confirmar que cite datos del Gobierno: podría manejar otra cifra, por lo que no se cambia. Además, «Casi 953.000 tenían» carece de sustantivo (sugerencia: «Casi 953.000 de ellos»).</w:t>
      </w:r>
    </w:p>
  </w:comment>
  <w:comment w:id="37" w:author="Revisión Internacional" w:date="2026-10-23T09:00:00Z" w:initials="RI">
    <w:p>
      <w:pPr>
        <w:pStyle w:val="CommentText"/>
      </w:pPr>
      <w:r>
        <w:rPr>
          <w:rStyle w:val="CommentReference"/>
        </w:rPr>
        <w:annotationRef/>
      </w:r>
      <w:r>
        <w:t xml:space="preserve">[RJ37] Frase de 34 palabras: se parte con «asimismo». Raccord: CBOS aparecía sin presentar (The Guardian lo describe como el mayor instituto demoscópico del país).</w:t>
      </w:r>
    </w:p>
  </w:comment>
  <w:comment w:id="38" w:author="Revisión Internacional" w:date="2026-10-23T09:00:00Z" w:initials="RI">
    <w:p>
      <w:pPr>
        <w:pStyle w:val="CommentText"/>
      </w:pPr>
      <w:r>
        <w:rPr>
          <w:rStyle w:val="CommentReference"/>
        </w:rPr>
        <w:annotationRef/>
      </w:r>
      <w:r>
        <w:t xml:space="preserve">[RJ38] Porcentaje sin espacio. The Guardian (26/8) lo da para el CBOS de «el mes pasado», es decir, julio: confirmado.</w:t>
      </w:r>
    </w:p>
  </w:comment>
  <w:comment w:id="39" w:author="Revisión Internacional" w:date="2026-10-23T09:00:00Z" w:initials="RI">
    <w:p>
      <w:pPr>
        <w:pStyle w:val="CommentText"/>
      </w:pPr>
      <w:r>
        <w:rPr>
          <w:rStyle w:val="CommentReference"/>
        </w:rPr>
        <w:annotationRef/>
      </w:r>
      <w:r>
        <w:t xml:space="preserve">[RJ40] Discordancia con la fuente: «La compasión por los ucranianos se ha convertido en desprecio» es el TITULAR del artículo (26/8/2026), obra probable de la redacción, no una frase de Mazzini. Traducción fiel. Cursiva por ser periódico. El cuerpo del artículo dice, por ejemplo, que la compasión «dejó de ser la moneda de la relación».</w:t>
      </w:r>
    </w:p>
  </w:comment>
  <w:comment w:id="40" w:author="Revisión Internacional" w:date="2026-10-23T09:00:00Z" w:initials="RI">
    <w:p>
      <w:pPr>
        <w:pStyle w:val="CommentText"/>
      </w:pPr>
      <w:r>
        <w:rPr>
          <w:rStyle w:val="CommentReference"/>
        </w:rPr>
        <w:annotationRef/>
      </w:r>
      <w:r>
        <w:t xml:space="preserve">[RJ41] NO VERIFICABLE en las fuentes dadas (ni GroundUp ni The Guardian). Coincide con hechos de agosto-septiembre de 2025 (veto a la prórroga de las ayudas y límite posterior del 800+ a quienes trabajan), pero la autora debe aportar fuente (Notes from Poland o Reuters de 2025). No se borra. Los refugiados «abrieron negocios» y la cita «se negaron a comportarse…» están confirmados en The Guardian.</w:t>
      </w:r>
    </w:p>
  </w:comment>
  <w:comment w:id="41" w:author="Revisión Internacional" w:date="2026-10-23T09:00:00Z" w:initials="RI">
    <w:p>
      <w:pPr>
        <w:pStyle w:val="CommentText"/>
      </w:pPr>
      <w:r>
        <w:rPr>
          <w:rStyle w:val="CommentReference"/>
        </w:rPr>
        <w:annotationRef/>
      </w:r>
      <w:r>
        <w:t xml:space="preserve">[RJ42] Coma antes de «y» entre oraciones: punto y conector.</w:t>
      </w:r>
    </w:p>
  </w:comment>
  <w:comment w:id="42" w:author="Revisión Internacional" w:date="2026-10-23T09:00:00Z" w:initials="RI">
    <w:p>
      <w:pPr>
        <w:pStyle w:val="CommentText"/>
      </w:pPr>
      <w:r>
        <w:rPr>
          <w:rStyle w:val="CommentReference"/>
        </w:rPr>
        <w:annotationRef/>
      </w:r>
      <w:r>
        <w:t xml:space="preserve">[RJ43] Evita repetir «alimenta» del párrafo anterior.</w:t>
      </w:r>
    </w:p>
  </w:comment>
  <w:comment w:id="43" w:author="Revisión Internacional" w:date="2026-10-23T09:00:00Z" w:initials="RI">
    <w:p>
      <w:pPr>
        <w:pStyle w:val="CommentText"/>
      </w:pPr>
      <w:r>
        <w:rPr>
          <w:rStyle w:val="CommentReference"/>
        </w:rPr>
        <w:annotationRef/>
      </w:r>
      <w:r>
        <w:t xml:space="preserve">[RJ44] Ladillo: no se toca. Es una pregunta doble y el párrafo solo responde a la primera parte (quién gobierna); la posible vuelta de PiS se trata en el párrafo 33.</w:t>
      </w:r>
    </w:p>
  </w:comment>
  <w:comment w:id="44" w:author="Revisión Internacional" w:date="2026-10-23T09:00:00Z" w:initials="RI">
    <w:p>
      <w:pPr>
        <w:pStyle w:val="CommentText"/>
      </w:pPr>
      <w:r>
        <w:rPr>
          <w:rStyle w:val="CommentReference"/>
        </w:rPr>
        <w:annotationRef/>
      </w:r>
      <w:r>
        <w:t xml:space="preserve">[RJ45] Frases duplicadas (−21 palabras): repiten lo dicho en las dos primeras frases del párrafo (Tusk gobierna desde 2023; Nawrocki, elegido con apoyo de PiS; el presidente puede frenar las leyes), y «vetarlas» tenía un antecedente lejano. Se pierde «con mayoría en el Parlamento»: la autora puede reintroducirlo en la primera frase.</w:t>
      </w:r>
    </w:p>
  </w:comment>
  <w:comment w:id="45" w:author="Revisión Internacional" w:date="2026-10-23T09:00:00Z" w:initials="RI">
    <w:p>
      <w:pPr>
        <w:pStyle w:val="CommentText"/>
      </w:pPr>
      <w:r>
        <w:rPr>
          <w:rStyle w:val="CommentReference"/>
        </w:rPr>
        <w:annotationRef/>
      </w:r>
      <w:r>
        <w:t xml:space="preserve">[RJ46] Decisión de la autora: se actualiza la cifra. xyz.pl (Poland Unpacked) cuenta 41 vetos en el primer año de presidencia, récord desde 1989 (money.pl: Kwaśniewski 35 en dos mandatos, Wałęsa 27, Duda 19); Notes from Poland daba 37 en junio de 2026, ya desfasado. «Usar su poder sobre» era calco confuso: «ha vetado». Se sustituye «El presidente» por «Nawrocki» para no repetir sujeto. Fuente vista solo en fragmento de buscador.</w:t>
      </w:r>
    </w:p>
  </w:comment>
  <w:comment w:id="46" w:author="Revisión Internacional" w:date="2026-10-23T09:00:00Z" w:initials="RI">
    <w:p>
      <w:pPr>
        <w:pStyle w:val="CommentText"/>
      </w:pPr>
      <w:r>
        <w:rPr>
          <w:rStyle w:val="CommentReference"/>
        </w:rPr>
        <w:annotationRef/>
      </w:r>
      <w:r>
        <w:t xml:space="preserve">[RJ47] La cifra de más de 40 procede de xyz.pl, no de Notes from Poland. Se parte la frase para evitar coma antes de «y» entre oraciones. Apodo: según el buscador, xyz.pl dice que «the governing coalition mockingly dubbed him a “veto machine”»: es la coalición gobernante, no el Gobierno en sentido estricto (sin ver la frase original).</w:t>
      </w:r>
    </w:p>
  </w:comment>
  <w:comment w:id="47" w:author="Revisión Internacional" w:date="2026-10-23T09:00:00Z" w:initials="RI">
    <w:p>
      <w:pPr>
        <w:pStyle w:val="CommentText"/>
      </w:pPr>
      <w:r>
        <w:rPr>
          <w:rStyle w:val="CommentReference"/>
        </w:rPr>
        <w:annotationRef/>
      </w:r>
      <w:r>
        <w:t xml:space="preserve">[RJ48] NO VERIFICABLE: no se localizó el artículo de TVP World, así que no se puede juzgar la traducción. «Su coalición» y la cacofonía «votantes… voten» son de la cita; no se tocan. Si es un artículo de opinión, conviene decirlo («opina TVP World»).</w:t>
      </w:r>
    </w:p>
  </w:comment>
  <w:comment w:id="48" w:author="Revisión Internacional" w:date="2026-10-23T09:00:00Z" w:initials="RI">
    <w:p>
      <w:pPr>
        <w:pStyle w:val="CommentText"/>
      </w:pPr>
      <w:r>
        <w:rPr>
          <w:rStyle w:val="CommentReference"/>
        </w:rPr>
        <w:annotationRef/>
      </w:r>
      <w:r>
        <w:t xml:space="preserve">[RJ51] PARCIAL. Notes from Poland (14/8/2026): PiS expulsó a 38 diputados y 2 senadores; Morawiecki habla de 40 diputados, un senador y tres eurodiputados. «Unos 40» es aproximado; si solo se cuentan diputados, 38 o 39. La escisión en julio y «Development Plus» (29/7) están confirmadas (fragmentos de buscador).</w:t>
      </w:r>
    </w:p>
  </w:comment>
  <w:comment w:id="49" w:author="Revisión Internacional" w:date="2026-10-23T09:00:00Z" w:initials="RI">
    <w:p>
      <w:pPr>
        <w:pStyle w:val="CommentText"/>
      </w:pPr>
      <w:r>
        <w:rPr>
          <w:rStyle w:val="CommentReference"/>
        </w:rPr>
        <w:annotationRef/>
      </w:r>
      <w:r>
        <w:t xml:space="preserve">[RJ50] El 11% ya figura en el subtítulo y en el párrafo 5. Evita la tercera repetición y el desajuste «11 %»/«11%» (−4 palabras).</w:t>
      </w:r>
    </w:p>
  </w:comment>
  <w:comment w:id="50" w:author="Revisión Internacional" w:date="2026-10-23T09:00:00Z" w:initials="RI">
    <w:p>
      <w:pPr>
        <w:pStyle w:val="CommentText"/>
      </w:pPr>
      <w:r>
        <w:rPr>
          <w:rStyle w:val="CommentReference"/>
        </w:rPr>
        <w:annotationRef/>
      </w:r>
      <w:r>
        <w:t xml:space="preserve">[RJ52] Raccord: «la Confederación» se parece al nombre completo de KKP (Confederación de la Corona Polaca) y puede confundirse con ella. La autora debería dar el nombre de esa otra formación.</w:t>
      </w:r>
    </w:p>
  </w:comment>
  <w:comment w:id="51" w:author="Revisión Internacional" w:date="2026-10-23T09:00:00Z" w:initials="RI">
    <w:p>
      <w:pPr>
        <w:pStyle w:val="CommentText"/>
      </w:pPr>
      <w:r>
        <w:rPr>
          <w:rStyle w:val="CommentReference"/>
        </w:rPr>
        <w:annotationRef/>
      </w:r>
      <w:r>
        <w:t xml:space="preserve">[RJ53] GroundUp: Kaczyński «will not cooperate with Braun, whom he has called “very dangerous”». «Cooperar» no es «gobernar». La cita «muy peligroso» es fiel.</w:t>
      </w:r>
    </w:p>
  </w:comment>
  <w:comment w:id="52" w:author="Revisión Internacional" w:date="2026-10-23T09:00:00Z" w:initials="RI">
    <w:p>
      <w:pPr>
        <w:pStyle w:val="CommentText"/>
      </w:pPr>
      <w:r>
        <w:rPr>
          <w:rStyle w:val="CommentReference"/>
        </w:rPr>
        <w:annotationRef/>
      </w:r>
      <w:r>
        <w:t xml:space="preserve">[RJ54] Predicción sin atribuir. Convendría atribuirla a un analista o a una fuente, o plantearla como hecho (p. ej., número de escaños). No se toca.</w:t>
      </w:r>
    </w:p>
  </w:comment>
  <w:comment w:id="53" w:author="Revisión Internacional" w:date="2026-10-23T09:00:00Z" w:initials="RI">
    <w:p>
      <w:pPr>
        <w:pStyle w:val="CommentText"/>
      </w:pPr>
      <w:r>
        <w:rPr>
          <w:rStyle w:val="CommentReference"/>
        </w:rPr>
        <w:annotationRef/>
      </w:r>
      <w:r>
        <w:t xml:space="preserve">[RJ55] «Él» podía ser Braun, Kaczyński o KKP; se explicita que es el partido.</w:t>
      </w:r>
    </w:p>
  </w:comment>
  <w:comment w:id="54" w:author="Revisión Internacional" w:date="2026-10-23T09:00:00Z" w:initials="RI">
    <w:p>
      <w:pPr>
        <w:pStyle w:val="CommentText"/>
      </w:pPr>
      <w:r>
        <w:rPr>
          <w:rStyle w:val="CommentReference"/>
        </w:rPr>
        <w:annotationRef/>
      </w:r>
      <w:r>
        <w:t xml:space="preserve">[RJ56] Cursiva y presentación del medio. GroundUp recoge la cita de Ewa Waluś pero no dice en qué medio; la atribución a Onet es inferida (otras frases suyas sí son de Onet). Traducción fiel.</w:t>
      </w:r>
    </w:p>
  </w:comment>
</w:comments>
</file>

<file path=word/styles.xml><?xml version="1.0" encoding="utf-8"?>
<w:styles xmlns:w="http://schemas.openxmlformats.org/wordprocessingml/2006/main" xmlns:r="http://schemas.openxmlformats.org/officeDocument/2006/relationships">
  <w:docDefaults>
    <w:rPrDefault>
      <w:rPr>
        <w:rFonts w:ascii="Georgia" w:hAnsi="Georgia" w:cs="Georgia"/>
        <w:sz w:val="23"/>
        <w:szCs w:val="23"/>
        <w:lang w:val="es-ES"/>
      </w:rPr>
    </w:rPrDefault>
    <w:pPrDefault>
      <w:pPr>
        <w:spacing w:after="160" w:line="300" w:lineRule="auto"/>
      </w:pPr>
    </w:pPrDefault>
  </w:docDefaults>
  <w:style w:type="paragraph" w:default="1" w:styleId="Normal">
    <w:name w:val="Normal"/>
    <w:qFormat/>
  </w:style>
  <w:style w:type="paragraph" w:styleId="Heading1">
    <w:name w:val="heading 1"/>
    <w:basedOn w:val="Normal"/>
    <w:next w:val="Normal"/>
    <w:qFormat/>
    <w:pPr>
      <w:keepNext/>
      <w:spacing w:before="0" w:after="200"/>
      <w:outlineLvl w:val="0"/>
    </w:pPr>
    <w:rPr>
      <w:b/>
      <w:sz w:val="40"/>
      <w:szCs w:val="40"/>
    </w:rPr>
  </w:style>
  <w:style w:type="paragraph" w:styleId="Subtitle">
    <w:name w:val="Subtitle"/>
    <w:basedOn w:val="Normal"/>
    <w:next w:val="Normal"/>
    <w:qFormat/>
    <w:pPr>
      <w:spacing w:after="280"/>
    </w:pPr>
    <w:rPr>
      <w:sz w:val="26"/>
      <w:szCs w:val="26"/>
    </w:rPr>
  </w:style>
  <w:style w:type="paragraph" w:styleId="Heading2">
    <w:name w:val="heading 2"/>
    <w:basedOn w:val="Normal"/>
    <w:next w:val="Normal"/>
    <w:qFormat/>
    <w:pPr>
      <w:keepNext/>
      <w:spacing w:before="280" w:after="120"/>
      <w:outlineLvl w:val="1"/>
    </w:pPr>
    <w:rPr>
      <w:b/>
      <w:sz w:val="28"/>
      <w:szCs w:val="28"/>
    </w:rPr>
  </w:style>
  <w:style w:type="character" w:styleId="CommentReference">
    <w:name w:val="annotation reference"/>
    <w:rPr>
      <w:sz w:val="16"/>
      <w:szCs w:val="16"/>
    </w:rPr>
  </w:style>
  <w:style w:type="paragraph" w:styleId="CommentText">
    <w:name w:val="annotation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