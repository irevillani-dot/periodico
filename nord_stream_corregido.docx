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Nord Stream, el juicio que puede cambiar la postura de Alemania sobre Ucrania</w:t>
      </w:r>
    </w:p>
    <w:p>
      <w:pPr>
        <w:pStyle w:val="Subtitulo"/>
      </w:pPr>
      <w:r>
        <w:t xml:space="preserve">En Hamburgo se juzga </w:t>
      </w:r>
      <w:commentRangeStart w:id="1"/>
      <w:r>
        <w:t xml:space="preserve">por crímenes de guerra</w:t>
      </w:r>
      <w:commentRangeEnd w:id="1"/>
      <w:r>
        <w:commentReference w:id="1"/>
      </w:r>
      <w:r>
        <w:t xml:space="preserve"> a un </w:t>
      </w:r>
      <w:commentRangeStart w:id="2"/>
      <w:r>
        <w:t xml:space="preserve">ex oficial</w:t>
      </w:r>
      <w:commentRangeEnd w:id="2"/>
      <w:r>
        <w:commentReference w:id="2"/>
      </w:r>
      <w:r>
        <w:t xml:space="preserve"> ucraniano. </w:t>
      </w:r>
      <w:commentRangeStart w:id="3"/>
      <w:r>
        <w:t xml:space="preserve">La prensa alemana teme</w:t>
      </w:r>
      <w:commentRangeEnd w:id="3"/>
      <w:r>
        <w:commentReference w:id="3"/>
      </w:r>
      <w:r>
        <w:t xml:space="preserve"> que el proceso dé a </w:t>
      </w:r>
      <w:commentRangeStart w:id="4"/>
      <w:r>
        <w:t xml:space="preserve">la AfD</w:t>
      </w:r>
      <w:commentRangeEnd w:id="4"/>
      <w:r>
        <w:commentReference w:id="4"/>
      </w:r>
      <w:r>
        <w:t xml:space="preserve">, primera en las encuestas, el argumento definitivo para cortar la ayuda a Kiev</w:t>
      </w:r>
    </w:p>
    <w:p>
      <w:pPr>
        <w:pStyle w:val="Cuerpo"/>
      </w:pPr>
      <w:r>
        <w:t xml:space="preserve">«Pocas veces un proceso nacional ha tenido tanta carga explosiva internacional», escribe la televisión pública suiza SRF sobre el juicio que comenzó el miércoles 14 de octubre ante el Tribunal Superior de Hamburgo. En el banquillo, </w:t>
      </w:r>
      <w:commentRangeStart w:id="5"/>
      <w:r>
        <w:t xml:space="preserve">Serhiy Kuznietsov</w:t>
      </w:r>
      <w:commentRangeEnd w:id="5"/>
      <w:r>
        <w:commentReference w:id="5"/>
      </w:r>
      <w:r>
        <w:t xml:space="preserve">, de 50 años, </w:t>
      </w:r>
      <w:del w:id="100" w:author="Corrección" w:date="2026-09-30T12:00:00Z">
        <w:r>
          <w:delText xml:space="preserve">ex oficial</w:delText>
        </w:r>
      </w:del>
      <w:ins w:id="101" w:author="Corrección" w:date="2026-09-30T12:00:00Z">
        <w:r>
          <w:rPr>
            <w:i w:val="false"/>
            <w:iCs w:val="false"/>
          </w:rPr>
          <w:t xml:space="preserve">exoficial</w:t>
        </w:r>
      </w:ins>
      <w:r>
        <w:t xml:space="preserve"> de una unidad especial ucraniana al que la Fiscalía Federal alemana acusa de haber coordinado el comando que, en septiembre de 2022, voló tres de los cuatro tubos de Nord Stream cerca de la isla danesa de Bornholm. El cargo principal es </w:t>
      </w:r>
      <w:commentRangeStart w:id="6"/>
      <w:r>
        <w:t xml:space="preserve">un crimen de guerra, ataque contra objetos civiles,</w:t>
      </w:r>
      <w:commentRangeEnd w:id="6"/>
      <w:r>
        <w:commentReference w:id="6"/>
      </w:r>
      <w:r>
        <w:t xml:space="preserve"> y el escrito de acusación sostiene que el plan se elaboró «por encargo de organismos estatales de Ucrania».</w:t>
      </w:r>
      <w:commentRangeStart w:id="7"/>
      <w:del w:id="102" w:author="Corrección" w:date="2026-09-30T12:00:00Z">
        <w:r>
          <w:delText xml:space="preserve"> Dicho de otro modo: el Estado alemán acusa a su principal aliado de haber destruido su infraestructura energética.</w:delText>
        </w:r>
      </w:del>
      <w:commentRangeEnd w:id="7"/>
      <w:r>
        <w:commentReference w:id="7"/>
      </w:r>
      <w:r>
        <w:t xml:space="preserve"> Hay sesiones previstas hasta febrero de 2027.</w:t>
      </w:r>
    </w:p>
    <w:p>
      <w:pPr>
        <w:pStyle w:val="Heading2"/>
      </w:pPr>
      <w:r>
        <w:t xml:space="preserve">Los hechos</w:t>
      </w:r>
    </w:p>
    <w:p>
      <w:pPr>
        <w:pStyle w:val="Cuerpo"/>
      </w:pPr>
      <w:commentRangeStart w:id="8"/>
      <w:del w:id="103" w:author="Corrección" w:date="2026-09-30T12:00:00Z">
        <w:r>
          <w:delText xml:space="preserve">Kuznietsov es acusado de colocar unas cargas explosivas a unos 80 metros de profundidad al fin de dañar los gasductos Nord Stream 1 y 2. </w:delText>
        </w:r>
      </w:del>
      <w:commentRangeEnd w:id="8"/>
      <w:r>
        <w:commentReference w:id="8"/>
      </w:r>
      <w:commentRangeStart w:id="9"/>
      <w:del w:id="104" w:author="Corrección" w:date="2026-09-30T12:00:00Z">
        <w:r>
          <w:delText xml:space="preserve">La fuga de gas fue enorme, pero la magnitud del sabotaje la dan los daños a la infraestructura y lo que representaba, recuerda el diario italiano Il Post. </w:delText>
        </w:r>
      </w:del>
      <w:commentRangeEnd w:id="9"/>
      <w:r>
        <w:commentReference w:id="9"/>
      </w:r>
      <w:r>
        <w:t xml:space="preserve">Los gasoductos, controlados por Gazprom, </w:t>
      </w:r>
      <w:commentRangeStart w:id="10"/>
      <w:del w:id="105" w:author="Corrección" w:date="2026-09-30T12:00:00Z">
        <w:r>
          <w:delText xml:space="preserve">llevaban</w:delText>
        </w:r>
      </w:del>
      <w:ins w:id="106" w:author="Corrección" w:date="2026-09-30T12:00:00Z">
        <w:r>
          <w:rPr>
            <w:i w:val="false"/>
            <w:iCs w:val="false"/>
          </w:rPr>
          <w:t xml:space="preserve">estaban construidos para llevar</w:t>
        </w:r>
      </w:ins>
      <w:commentRangeEnd w:id="10"/>
      <w:r>
        <w:commentReference w:id="10"/>
      </w:r>
      <w:r>
        <w:t xml:space="preserve"> gas ruso a una Europa que dependía de esas importaciones hasta la invasión de 2022: eran símbolo y vehículo de los lazos económicos entre Europa y Rusia. Nord Stream 1 se inauguró en 2011; Nord Stream 2 se completó en 2021</w:t>
      </w:r>
      <w:commentRangeStart w:id="11"/>
      <w:del w:id="107" w:author="Corrección" w:date="2026-09-30T12:00:00Z">
        <w:r>
          <w:delText xml:space="preserve">, pese a la anexión de Crimea en 2014,</w:delText>
        </w:r>
      </w:del>
      <w:commentRangeEnd w:id="11"/>
      <w:r>
        <w:commentReference w:id="11"/>
      </w:r>
      <w:r>
        <w:t xml:space="preserve"> y a causa de la guerra nunca entró en servicio.</w:t>
      </w:r>
    </w:p>
    <w:p>
      <w:pPr>
        <w:pStyle w:val="Cuerpo"/>
      </w:pPr>
      <w:r>
        <w:t xml:space="preserve">Kuznietsov fue detenido en agosto de 2025 </w:t>
      </w:r>
      <w:commentRangeStart w:id="12"/>
      <w:del w:id="108" w:author="Corrección" w:date="2026-09-30T12:00:00Z">
        <w:r>
          <w:delText xml:space="preserve">en</w:delText>
        </w:r>
      </w:del>
      <w:ins w:id="109" w:author="Corrección" w:date="2026-09-30T12:00:00Z">
        <w:r>
          <w:rPr>
            <w:i w:val="false"/>
            <w:iCs w:val="false"/>
          </w:rPr>
          <w:t xml:space="preserve">cerca de</w:t>
        </w:r>
      </w:ins>
      <w:r>
        <w:t xml:space="preserve"> Rímini</w:t>
      </w:r>
      <w:commentRangeEnd w:id="12"/>
      <w:r>
        <w:commentReference w:id="12"/>
      </w:r>
      <w:r>
        <w:t xml:space="preserve">, donde pasaba las vacaciones con su familia, en virtud de una orden de detención europea. </w:t>
      </w:r>
      <w:commentRangeStart w:id="13"/>
      <w:del w:id="110" w:author="Corrección" w:date="2026-09-30T12:00:00Z">
        <w:r>
          <w:delText xml:space="preserve">La Casación italiana anuló en octubre una primera autorización de entrega por una calificación jurídica errónea de los hechos en la orden, antes de dar vía libre en noviembre, y su</w:delText>
        </w:r>
      </w:del>
      <w:ins w:id="111" w:author="Corrección" w:date="2026-09-30T12:00:00Z">
        <w:r>
          <w:rPr>
            <w:i w:val="false"/>
            <w:iCs w:val="false"/>
          </w:rPr>
          <w:t xml:space="preserve">Su</w:t>
        </w:r>
      </w:ins>
      <w:commentRangeEnd w:id="13"/>
      <w:r>
        <w:commentReference w:id="13"/>
      </w:r>
      <w:r>
        <w:t xml:space="preserve"> abogado italiano, Nicola Canestrini, </w:t>
      </w:r>
      <w:commentRangeStart w:id="14"/>
      <w:del w:id="112" w:author="Corrección" w:date="2026-09-30T12:00:00Z">
        <w:r>
          <w:delText xml:space="preserve">resume</w:delText>
        </w:r>
      </w:del>
      <w:ins w:id="113" w:author="Corrección" w:date="2026-09-30T12:00:00Z">
        <w:r>
          <w:rPr>
            <w:i w:val="false"/>
            <w:iCs w:val="false"/>
          </w:rPr>
          <w:t xml:space="preserve">expresa</w:t>
        </w:r>
      </w:ins>
      <w:r>
        <w:t xml:space="preserve"> ante </w:t>
      </w:r>
      <w:ins w:id="114" w:author="Corrección" w:date="2026-09-30T12:00:00Z">
        <w:r>
          <w:rPr>
            <w:i w:val="false"/>
            <w:iCs w:val="false"/>
          </w:rPr>
          <w:t xml:space="preserve">la cadena pública alemana </w:t>
        </w:r>
      </w:ins>
      <w:r>
        <w:t xml:space="preserve">ZDF su confianza: «</w:t>
      </w:r>
      <w:del w:id="115" w:author="Corrección" w:date="2026-09-30T12:00:00Z">
        <w:r>
          <w:delText xml:space="preserve">no hay ninguna prueba concluyente en este caso</w:delText>
        </w:r>
      </w:del>
      <w:ins w:id="116" w:author="Corrección" w:date="2026-09-30T12:00:00Z">
        <w:r>
          <w:rPr>
            <w:i w:val="false"/>
            <w:iCs w:val="false"/>
          </w:rPr>
          <w:t xml:space="preserve">Espero de un Estado de derecho serio que la acusación pueda también probarlo</w:t>
        </w:r>
      </w:ins>
      <w:r>
        <w:t xml:space="preserve">»</w:t>
      </w:r>
      <w:commentRangeEnd w:id="14"/>
      <w:r>
        <w:commentReference w:id="14"/>
      </w:r>
      <w:r>
        <w:t xml:space="preserve">.</w:t>
      </w:r>
    </w:p>
    <w:p>
      <w:pPr>
        <w:pStyle w:val="Heading2"/>
      </w:pPr>
      <w:r>
        <w:t xml:space="preserve">Un juicio a Ucrania sin Ucrania</w:t>
      </w:r>
    </w:p>
    <w:p>
      <w:pPr>
        <w:pStyle w:val="Cuerpo"/>
      </w:pPr>
      <w:r>
        <w:t xml:space="preserve">La </w:t>
      </w:r>
      <w:r>
        <w:rPr>
          <w:i/>
          <w:iCs/>
          <w:rPrChange w:id="117" w:author="Corrección" w:date="2026-09-30T12:00:00Z">
            <w:rPr>
              <w:i w:val="false"/>
              <w:iCs w:val="false"/>
            </w:rPr>
          </w:rPrChange>
        </w:rPr>
        <w:t xml:space="preserve">taz</w:t>
      </w:r>
      <w:r>
        <w:t xml:space="preserve">, el diario de la izquierda berlinesa, resume la paradoja en su titular: </w:t>
      </w:r>
      <w:commentRangeStart w:id="15"/>
      <w:del w:id="118" w:author="Corrección" w:date="2026-09-30T12:00:00Z">
        <w:r>
          <w:delText xml:space="preserve">el primer acusado de crímenes de guerra en el conflicto de Rusia es ucraniano</w:delText>
        </w:r>
      </w:del>
      <w:ins w:id="119" w:author="Corrección" w:date="2026-09-30T12:00:00Z">
        <w:r>
          <w:rPr>
            <w:i w:val="false"/>
            <w:iCs w:val="false"/>
          </w:rPr>
          <w:t xml:space="preserve">«El primer criminal de guerra acusado en la guerra de Rusia es ucraniano»</w:t>
        </w:r>
      </w:ins>
      <w:commentRangeEnd w:id="15"/>
      <w:r>
        <w:commentReference w:id="15"/>
      </w:r>
      <w:r>
        <w:t xml:space="preserve">. </w:t>
      </w:r>
      <w:commentRangeStart w:id="16"/>
      <w:r>
        <w:t xml:space="preserve">El proceso gira en torno a dos preguntas, explica </w:t>
      </w:r>
      <w:del w:id="120" w:author="Corrección" w:date="2026-09-30T12:00:00Z">
        <w:r>
          <w:delText xml:space="preserve">la cadena pública </w:delText>
        </w:r>
      </w:del>
      <w:r>
        <w:t xml:space="preserve">ZDF: si Kuznietsov actuó por cuenta de Ucrania y si lo hizo como combatiente</w:t>
      </w:r>
      <w:commentRangeEnd w:id="16"/>
      <w:r>
        <w:commentReference w:id="16"/>
      </w:r>
      <w:r>
        <w:t xml:space="preserve">. </w:t>
      </w:r>
      <w:commentRangeStart w:id="17"/>
      <w:del w:id="121" w:author="Corrección" w:date="2026-09-30T12:00:00Z">
        <w:r>
          <w:delText xml:space="preserve">Las dos preguntas están encadenadas, y ahí está la trampa para Kiev: solo</w:delText>
        </w:r>
      </w:del>
      <w:ins w:id="122" w:author="Corrección" w:date="2026-09-30T12:00:00Z">
        <w:r>
          <w:rPr>
            <w:i w:val="false"/>
            <w:iCs w:val="false"/>
          </w:rPr>
          <w:t xml:space="preserve">Solo</w:t>
        </w:r>
      </w:ins>
      <w:commentRangeEnd w:id="17"/>
      <w:r>
        <w:commentReference w:id="17"/>
      </w:r>
      <w:r>
        <w:t xml:space="preserve"> es combatiente quien actúa para un Estado beligerante, de modo que la defensa, para salvar al soldado, ha tenido que abrazar la tesis que más daño hace a Ucrania.</w:t>
      </w:r>
      <w:commentRangeStart w:id="18"/>
      <w:del w:id="123" w:author="Corrección" w:date="2026-09-30T12:00:00Z">
        <w:r>
          <w:delText xml:space="preserve"> Y la ha llevado hasta sus últimas consecuencias.</w:delText>
        </w:r>
      </w:del>
      <w:commentRangeEnd w:id="18"/>
      <w:r>
        <w:commentReference w:id="18"/>
      </w:r>
      <w:r>
        <w:t xml:space="preserve"> Los gasoductos eran «un arma de Rusia», sostuvo Canestrini en la primera vista, </w:t>
      </w:r>
      <w:commentRangeStart w:id="19"/>
      <w:r>
        <w:t xml:space="preserve">según recoge </w:t>
      </w:r>
      <w:ins w:id="124" w:author="Corrección" w:date="2026-09-30T12:00:00Z">
        <w:r>
          <w:rPr>
            <w:i w:val="false"/>
            <w:iCs w:val="false"/>
          </w:rPr>
          <w:t xml:space="preserve">el medio de investigación </w:t>
        </w:r>
      </w:ins>
      <w:r>
        <w:rPr>
          <w:i/>
          <w:iCs/>
          <w:rPrChange w:id="125" w:author="Corrección" w:date="2026-09-30T12:00:00Z">
            <w:rPr>
              <w:i w:val="false"/>
              <w:iCs w:val="false"/>
            </w:rPr>
          </w:rPrChange>
        </w:rPr>
        <w:t xml:space="preserve">Correctiv</w:t>
      </w:r>
      <w:r>
        <w:t xml:space="preserve">: un objetivo militar legítimo, porque sus ingresos financiaban la invasión</w:t>
      </w:r>
      <w:commentRangeEnd w:id="19"/>
      <w:r>
        <w:commentReference w:id="19"/>
      </w:r>
      <w:r>
        <w:t xml:space="preserve">. </w:t>
      </w:r>
      <w:commentRangeStart w:id="20"/>
      <w:del w:id="126" w:author="Corrección" w:date="2026-09-30T12:00:00Z">
        <w:r>
          <w:delText xml:space="preserve">Su homólogo</w:delText>
        </w:r>
      </w:del>
      <w:ins w:id="127" w:author="Corrección" w:date="2026-09-30T12:00:00Z">
        <w:r>
          <w:rPr>
            <w:i w:val="false"/>
            <w:iCs w:val="false"/>
          </w:rPr>
          <w:t xml:space="preserve">El abogado</w:t>
        </w:r>
      </w:ins>
      <w:r>
        <w:t xml:space="preserve"> alemán</w:t>
      </w:r>
      <w:ins w:id="128" w:author="Corrección" w:date="2026-09-30T12:00:00Z">
        <w:r>
          <w:rPr>
            <w:i w:val="false"/>
            <w:iCs w:val="false"/>
          </w:rPr>
          <w:t xml:space="preserve"> del acusado</w:t>
        </w:r>
      </w:ins>
      <w:commentRangeEnd w:id="20"/>
      <w:r>
        <w:commentReference w:id="20"/>
      </w:r>
      <w:r>
        <w:t xml:space="preserve">, Jes Meyer-Lohkamp, pidió el sobreseimiento porque </w:t>
      </w:r>
      <w:commentRangeStart w:id="21"/>
      <w:del w:id="129" w:author="Corrección" w:date="2026-09-30T12:00:00Z">
        <w:r>
          <w:delText xml:space="preserve">Kiev no autoriza a su exoficial</w:delText>
        </w:r>
      </w:del>
      <w:ins w:id="130" w:author="Corrección" w:date="2026-09-30T12:00:00Z">
        <w:r>
          <w:rPr>
            <w:i w:val="false"/>
            <w:iCs w:val="false"/>
          </w:rPr>
          <w:t xml:space="preserve">los antiguos superiores de su cliente no lo autorizan</w:t>
        </w:r>
      </w:ins>
      <w:commentRangeEnd w:id="21"/>
      <w:r>
        <w:commentReference w:id="21"/>
      </w:r>
      <w:r>
        <w:t xml:space="preserve"> a declarar</w:t>
      </w:r>
      <w:commentRangeStart w:id="22"/>
      <w:del w:id="131" w:author="Corrección" w:date="2026-09-30T12:00:00Z">
        <w:r>
          <w:delText xml:space="preserve">, impidiendo así el desarrollo de una defensa justa conforme a la ley alemana</w:delText>
        </w:r>
      </w:del>
      <w:commentRangeEnd w:id="22"/>
      <w:r>
        <w:commentReference w:id="22"/>
      </w:r>
      <w:r>
        <w:t xml:space="preserve">, explica la </w:t>
      </w:r>
      <w:r>
        <w:rPr>
          <w:i/>
          <w:iCs/>
          <w:rPrChange w:id="132" w:author="Corrección" w:date="2026-09-30T12:00:00Z">
            <w:rPr>
              <w:i w:val="false"/>
              <w:iCs w:val="false"/>
            </w:rPr>
          </w:rPrChange>
        </w:rPr>
        <w:t xml:space="preserve">taz</w:t>
      </w:r>
      <w:r>
        <w:t xml:space="preserve">. El </w:t>
      </w:r>
      <w:del w:id="133" w:author="Corrección" w:date="2026-09-30T12:00:00Z">
        <w:r>
          <w:delText xml:space="preserve">gobierno</w:delText>
        </w:r>
      </w:del>
      <w:ins w:id="134" w:author="Corrección" w:date="2026-09-30T12:00:00Z">
        <w:r>
          <w:rPr>
            <w:i w:val="false"/>
            <w:iCs w:val="false"/>
          </w:rPr>
          <w:t xml:space="preserve">Gobierno</w:t>
        </w:r>
      </w:ins>
      <w:r>
        <w:t xml:space="preserve"> ucraniano niega toda implicación</w:t>
      </w:r>
      <w:commentRangeStart w:id="23"/>
      <w:del w:id="135" w:author="Corrección" w:date="2026-09-30T12:00:00Z">
        <w:r>
          <w:delText xml:space="preserve">, pero mantiene en silencio al acusado: un juicio a Ucrania sin Ucrania</w:delText>
        </w:r>
      </w:del>
      <w:commentRangeEnd w:id="23"/>
      <w:r>
        <w:commentReference w:id="23"/>
      </w:r>
      <w:r>
        <w:t xml:space="preserve">.</w:t>
      </w:r>
    </w:p>
    <w:p>
      <w:pPr>
        <w:pStyle w:val="Cuerpo"/>
      </w:pPr>
      <w:r>
        <w:t xml:space="preserve">Una condena sería incómoda para el Gobierno </w:t>
      </w:r>
      <w:del w:id="136" w:author="Corrección" w:date="2026-09-30T12:00:00Z">
        <w:r>
          <w:delText xml:space="preserve">de</w:delText>
        </w:r>
      </w:del>
      <w:ins w:id="137" w:author="Corrección" w:date="2026-09-30T12:00:00Z">
        <w:r>
          <w:rPr>
            <w:i w:val="false"/>
            <w:iCs w:val="false"/>
          </w:rPr>
          <w:t xml:space="preserve">del canciller</w:t>
        </w:r>
      </w:ins>
      <w:r>
        <w:t xml:space="preserve"> Friedrich Merz</w:t>
      </w:r>
      <w:commentRangeStart w:id="24"/>
      <w:del w:id="138" w:author="Corrección" w:date="2026-09-30T12:00:00Z">
        <w:r>
          <w:delText xml:space="preserve">, porque la ayuda a Ucrania hoy no se discute</w:delText>
        </w:r>
      </w:del>
      <w:commentRangeEnd w:id="24"/>
      <w:r>
        <w:commentReference w:id="24"/>
      </w:r>
      <w:r>
        <w:t xml:space="preserve">: </w:t>
      </w:r>
      <w:commentRangeStart w:id="25"/>
      <w:r>
        <w:t xml:space="preserve">«</w:t>
      </w:r>
      <w:del w:id="139" w:author="Corrección" w:date="2026-09-30T12:00:00Z">
        <w:r>
          <w:delText xml:space="preserve">la</w:delText>
        </w:r>
      </w:del>
      <w:ins w:id="140" w:author="Corrección" w:date="2026-09-30T12:00:00Z">
        <w:r>
          <w:rPr>
            <w:i w:val="false"/>
            <w:iCs w:val="false"/>
          </w:rPr>
          <w:t xml:space="preserve">La</w:t>
        </w:r>
      </w:ins>
      <w:r>
        <w:t xml:space="preserve"> crítica a Ucrania es en Berlín en gran medida tabú», </w:t>
      </w:r>
      <w:del w:id="141" w:author="Corrección" w:date="2026-09-30T12:00:00Z">
        <w:r>
          <w:delText xml:space="preserve">constata</w:delText>
        </w:r>
      </w:del>
      <w:ins w:id="142" w:author="Corrección" w:date="2026-09-30T12:00:00Z">
        <w:r>
          <w:rPr>
            <w:i w:val="false"/>
            <w:iCs w:val="false"/>
          </w:rPr>
          <w:t xml:space="preserve">opina</w:t>
        </w:r>
      </w:ins>
      <w:r>
        <w:t xml:space="preserve"> </w:t>
      </w:r>
      <w:del w:id="143" w:author="Corrección" w:date="2026-09-30T12:00:00Z">
        <w:r>
          <w:delText xml:space="preserve">la</w:delText>
        </w:r>
      </w:del>
      <w:ins w:id="144" w:author="Corrección" w:date="2026-09-30T12:00:00Z">
        <w:r>
          <w:rPr>
            <w:i w:val="false"/>
            <w:iCs w:val="false"/>
          </w:rPr>
          <w:t xml:space="preserve">el diario suizo</w:t>
        </w:r>
      </w:ins>
      <w:r>
        <w:t xml:space="preserve"> </w:t>
      </w:r>
      <w:r>
        <w:rPr>
          <w:i/>
          <w:iCs/>
          <w:rPrChange w:id="145" w:author="Corrección" w:date="2026-09-30T12:00:00Z">
            <w:rPr>
              <w:i w:val="false"/>
              <w:iCs w:val="false"/>
            </w:rPr>
          </w:rPrChange>
        </w:rPr>
        <w:t xml:space="preserve">Neue Zürcher Zeitung</w:t>
      </w:r>
      <w:commentRangeEnd w:id="25"/>
      <w:r>
        <w:commentReference w:id="25"/>
      </w:r>
      <w:r>
        <w:t xml:space="preserve">, que recuerda que el Ejecutivo alemán ni siquiera ha condenado el sabotaje.</w:t>
      </w:r>
      <w:commentRangeStart w:id="26"/>
      <w:del w:id="146" w:author="Corrección" w:date="2026-09-30T12:00:00Z">
        <w:r>
          <w:delText xml:space="preserve"> Pero la verdadera carga explosiva no está en la culpabilidad de un ex oficial, sino en lo que el proceso diga sobre quién dio la orden.</w:delText>
        </w:r>
      </w:del>
      <w:commentRangeEnd w:id="26"/>
      <w:r>
        <w:commentReference w:id="26"/>
      </w:r>
      <w:r>
        <w:t xml:space="preserve"> Si el tribunal diera por probado que </w:t>
      </w:r>
      <w:commentRangeStart w:id="27"/>
      <w:del w:id="147" w:author="Corrección" w:date="2026-09-30T12:00:00Z">
        <w:r>
          <w:delText xml:space="preserve">el mandante fue el Estado ucraniano</w:delText>
        </w:r>
      </w:del>
      <w:ins w:id="148" w:author="Corrección" w:date="2026-09-30T12:00:00Z">
        <w:r>
          <w:rPr>
            <w:i w:val="false"/>
            <w:iCs w:val="false"/>
          </w:rPr>
          <w:t xml:space="preserve">los mandantes fueron organismos estatales ucranianos</w:t>
        </w:r>
      </w:ins>
      <w:commentRangeEnd w:id="27"/>
      <w:r>
        <w:commentReference w:id="27"/>
      </w:r>
      <w:r>
        <w:t xml:space="preserve">, como sostiene la Fiscalía, </w:t>
      </w:r>
      <w:commentRangeStart w:id="28"/>
      <w:r>
        <w:t xml:space="preserve">Alemania estaría armando y financiando al país que destruyó su infraestructura energética; y esa constatación, más que el veredicto, es lo que puede cambiar la postura de los alemanes sobre la ayuda a Kiev</w:t>
      </w:r>
      <w:commentRangeEnd w:id="28"/>
      <w:r>
        <w:commentReference w:id="28"/>
      </w:r>
      <w:r>
        <w:t xml:space="preserve">.</w:t>
      </w:r>
    </w:p>
    <w:p>
      <w:pPr>
        <w:pStyle w:val="Heading2"/>
      </w:pPr>
      <w:r>
        <w:t xml:space="preserve">El peor momento</w:t>
      </w:r>
    </w:p>
    <w:p>
      <w:pPr>
        <w:pStyle w:val="Cuerpo"/>
      </w:pPr>
      <w:commentRangeStart w:id="29"/>
      <w:del w:id="149" w:author="Corrección" w:date="2026-09-30T12:00:00Z">
        <w:r>
          <w:delText xml:space="preserve">Fuera de Alemania, el</w:delText>
        </w:r>
      </w:del>
      <w:ins w:id="150" w:author="Corrección" w:date="2026-09-30T12:00:00Z">
        <w:r>
          <w:rPr>
            <w:i w:val="false"/>
            <w:iCs w:val="false"/>
          </w:rPr>
          <w:t xml:space="preserve">El</w:t>
        </w:r>
      </w:ins>
      <w:commentRangeEnd w:id="29"/>
      <w:r>
        <w:commentReference w:id="29"/>
      </w:r>
      <w:r>
        <w:t xml:space="preserve"> </w:t>
      </w:r>
      <w:commentRangeStart w:id="30"/>
      <w:r>
        <w:t xml:space="preserve">proceso llega cuando Kiev se queda sin red. Washington acaba de darle la espalda</w:t>
      </w:r>
      <w:commentRangeEnd w:id="30"/>
      <w:r>
        <w:commentReference w:id="30"/>
      </w:r>
      <w:r>
        <w:t xml:space="preserve">: el 9 de octubre </w:t>
      </w:r>
      <w:commentRangeStart w:id="31"/>
      <w:ins w:id="151" w:author="Corrección" w:date="2026-09-30T12:00:00Z">
        <w:r>
          <w:rPr>
            <w:i w:val="false"/>
            <w:iCs w:val="false"/>
          </w:rPr>
          <w:t xml:space="preserve">el presidente estadounidense, </w:t>
        </w:r>
      </w:ins>
      <w:r>
        <w:t xml:space="preserve">Donald Trump</w:t>
      </w:r>
      <w:ins w:id="152" w:author="Corrección" w:date="2026-09-30T12:00:00Z">
        <w:r>
          <w:rPr>
            <w:i w:val="false"/>
            <w:iCs w:val="false"/>
          </w:rPr>
          <w:t xml:space="preserve">,</w:t>
        </w:r>
      </w:ins>
      <w:r>
        <w:t xml:space="preserve"> </w:t>
      </w:r>
      <w:del w:id="153" w:author="Corrección" w:date="2026-09-30T12:00:00Z">
        <w:r>
          <w:delText xml:space="preserve">levantó</w:delText>
        </w:r>
      </w:del>
      <w:ins w:id="154" w:author="Corrección" w:date="2026-09-30T12:00:00Z">
        <w:r>
          <w:rPr>
            <w:i w:val="false"/>
            <w:iCs w:val="false"/>
          </w:rPr>
          <w:t xml:space="preserve">pactó con Moscú levantar</w:t>
        </w:r>
      </w:ins>
      <w:r>
        <w:t xml:space="preserve"> las sanciones al diésel ruso, un acuerdo que </w:t>
      </w:r>
      <w:del w:id="155" w:author="Corrección" w:date="2026-09-30T12:00:00Z">
        <w:r>
          <w:delText xml:space="preserve">Zelensky</w:delText>
        </w:r>
      </w:del>
      <w:ins w:id="156" w:author="Corrección" w:date="2026-09-30T12:00:00Z">
        <w:r>
          <w:rPr>
            <w:i w:val="false"/>
            <w:iCs w:val="false"/>
          </w:rPr>
          <w:t xml:space="preserve">el presidente ucraniano, Volodímir Zelenski,</w:t>
        </w:r>
      </w:ins>
      <w:r>
        <w:t xml:space="preserve"> calificó ante </w:t>
      </w:r>
      <w:ins w:id="157" w:author="Corrección" w:date="2026-09-30T12:00:00Z">
        <w:r>
          <w:rPr>
            <w:i w:val="false"/>
            <w:iCs w:val="false"/>
          </w:rPr>
          <w:t xml:space="preserve">el digital </w:t>
        </w:r>
      </w:ins>
      <w:r>
        <w:rPr>
          <w:i/>
          <w:iCs/>
          <w:rPrChange w:id="158" w:author="Corrección" w:date="2026-09-30T12:00:00Z">
            <w:rPr>
              <w:i w:val="false"/>
              <w:iCs w:val="false"/>
            </w:rPr>
          </w:rPrChange>
        </w:rPr>
        <w:t xml:space="preserve">Axios</w:t>
      </w:r>
      <w:r>
        <w:t xml:space="preserve"> de «ni justo ni honesto», y al día siguiente </w:t>
      </w:r>
      <w:ins w:id="159" w:author="Corrección" w:date="2026-09-30T12:00:00Z">
        <w:r>
          <w:rPr>
            <w:i w:val="false"/>
            <w:iCs w:val="false"/>
          </w:rPr>
          <w:t xml:space="preserve">Trump </w:t>
        </w:r>
      </w:ins>
      <w:r>
        <w:t xml:space="preserve">sugirió que Ucrania se </w:t>
      </w:r>
      <w:del w:id="160" w:author="Corrección" w:date="2026-09-30T12:00:00Z">
        <w:r>
          <w:delText xml:space="preserve">busque</w:delText>
        </w:r>
      </w:del>
      <w:ins w:id="161" w:author="Corrección" w:date="2026-09-30T12:00:00Z">
        <w:r>
          <w:rPr>
            <w:i w:val="false"/>
            <w:iCs w:val="false"/>
          </w:rPr>
          <w:t xml:space="preserve">buscara</w:t>
        </w:r>
      </w:ins>
      <w:r>
        <w:t xml:space="preserve"> «un nuevo líder capaz de cerrar un acuerdo», recoge </w:t>
      </w:r>
      <w:ins w:id="162" w:author="Corrección" w:date="2026-09-30T12:00:00Z">
        <w:r>
          <w:rPr>
            <w:i w:val="false"/>
            <w:iCs w:val="false"/>
          </w:rPr>
          <w:t xml:space="preserve">el diario </w:t>
        </w:r>
      </w:ins>
      <w:r>
        <w:rPr>
          <w:i/>
          <w:iCs/>
          <w:rPrChange w:id="163" w:author="Corrección" w:date="2026-09-30T12:00:00Z">
            <w:rPr>
              <w:i w:val="false"/>
              <w:iCs w:val="false"/>
            </w:rPr>
          </w:rPrChange>
        </w:rPr>
        <w:t xml:space="preserve">The Hill</w:t>
      </w:r>
      <w:commentRangeEnd w:id="31"/>
      <w:r>
        <w:commentReference w:id="31"/>
      </w:r>
      <w:r>
        <w:t xml:space="preserve">. En Europa, advierte SRF, </w:t>
      </w:r>
      <w:commentRangeStart w:id="32"/>
      <w:del w:id="164" w:author="Corrección" w:date="2026-09-30T12:00:00Z">
        <w:r>
          <w:delText xml:space="preserve">los dos países que más la sostienen, Alemania y Francia, pueden caer en manos de los partidos más cercanos a Moscú, la AfD</w:delText>
        </w:r>
      </w:del>
      <w:ins w:id="165" w:author="Corrección" w:date="2026-09-30T12:00:00Z">
        <w:r>
          <w:rPr>
            <w:i w:val="false"/>
            <w:iCs w:val="false"/>
          </w:rPr>
          <w:t xml:space="preserve">«en Alemania y Francia, dos de los principales países que apoyan a Ucrania, los partidos tradicionalmente afines a Rusia», Alternativa para Alemania (AfD)</w:t>
        </w:r>
      </w:ins>
      <w:r>
        <w:t xml:space="preserve"> y el Rassemblement National</w:t>
      </w:r>
      <w:ins w:id="166" w:author="Corrección" w:date="2026-09-30T12:00:00Z">
        <w:r>
          <w:rPr>
            <w:i w:val="false"/>
            <w:iCs w:val="false"/>
          </w:rPr>
          <w:t xml:space="preserve">, «podrían ganar las próximas elecciones»</w:t>
        </w:r>
      </w:ins>
      <w:commentRangeEnd w:id="32"/>
      <w:r>
        <w:commentReference w:id="32"/>
      </w:r>
      <w:r>
        <w:t xml:space="preserve">.</w:t>
      </w:r>
      <w:commentRangeStart w:id="33"/>
      <w:del w:id="167" w:author="Corrección" w:date="2026-09-30T12:00:00Z">
        <w:r>
          <w:delText xml:space="preserve"> Además, el conflicto no da signos de parar, varios analistas esperan un invierno con muchos ataques de los rusos a la infraestructura energética ucraniana.</w:delText>
        </w:r>
      </w:del>
      <w:commentRangeEnd w:id="33"/>
      <w:r>
        <w:commentReference w:id="33"/>
      </w:r>
    </w:p>
    <w:p>
      <w:pPr>
        <w:pStyle w:val="Heading2"/>
      </w:pPr>
      <w:r>
        <w:t xml:space="preserve">La palanca de la AfD</w:t>
      </w:r>
    </w:p>
    <w:p>
      <w:pPr>
        <w:pStyle w:val="Cuerpo"/>
      </w:pPr>
      <w:r>
        <w:t xml:space="preserve">La AfD, primera en los sondeos </w:t>
      </w:r>
      <w:commentRangeStart w:id="34"/>
      <w:r>
        <w:t xml:space="preserve">con </w:t>
      </w:r>
      <w:ins w:id="168" w:author="Corrección" w:date="2026-09-30T12:00:00Z">
        <w:r>
          <w:rPr>
            <w:i w:val="false"/>
            <w:iCs w:val="false"/>
          </w:rPr>
          <w:t xml:space="preserve">hasta </w:t>
        </w:r>
      </w:ins>
      <w:r>
        <w:t xml:space="preserve">un </w:t>
      </w:r>
      <w:del w:id="169" w:author="Corrección" w:date="2026-09-30T12:00:00Z">
        <w:r>
          <w:delText xml:space="preserve">30%</w:delText>
        </w:r>
      </w:del>
      <w:ins w:id="170" w:author="Corrección" w:date="2026-09-30T12:00:00Z">
        <w:r>
          <w:rPr>
            <w:i w:val="false"/>
            <w:iCs w:val="false"/>
          </w:rPr>
          <w:t xml:space="preserve">30 %</w:t>
        </w:r>
      </w:ins>
      <w:commentRangeEnd w:id="34"/>
      <w:r>
        <w:commentReference w:id="34"/>
      </w:r>
      <w:r>
        <w:t xml:space="preserve">, no ha esperado al veredicto. El mismo día del inicio del juicio presentó en el </w:t>
      </w:r>
      <w:del w:id="171" w:author="Corrección" w:date="2026-09-30T12:00:00Z">
        <w:r>
          <w:delText xml:space="preserve">parlamento</w:delText>
        </w:r>
      </w:del>
      <w:ins w:id="172" w:author="Corrección" w:date="2026-09-30T12:00:00Z">
        <w:r>
          <w:rPr>
            <w:i w:val="false"/>
            <w:iCs w:val="false"/>
          </w:rPr>
          <w:t xml:space="preserve">Parlamento</w:t>
        </w:r>
      </w:ins>
      <w:r>
        <w:t xml:space="preserve"> de Sajonia-Anhalt, donde acaba de ganar las elecciones, </w:t>
      </w:r>
      <w:commentRangeStart w:id="35"/>
      <w:ins w:id="173" w:author="Corrección" w:date="2026-09-30T12:00:00Z">
        <w:r>
          <w:rPr>
            <w:i w:val="false"/>
            <w:iCs w:val="false"/>
          </w:rPr>
          <w:t xml:space="preserve">y aprobó con la Alianza Sahra Wagenknecht </w:t>
        </w:r>
      </w:ins>
      <w:r>
        <w:t xml:space="preserve">una moción</w:t>
      </w:r>
      <w:commentRangeEnd w:id="35"/>
      <w:r>
        <w:commentReference w:id="35"/>
      </w:r>
      <w:r>
        <w:t xml:space="preserve"> para poner fin al apoyo a Ucrania invocando el «paralelo histórico» con el proceso, informa Reuters. Su colíder Alice Weidel sostiene en </w:t>
      </w:r>
      <w:r>
        <w:rPr>
          <w:i/>
          <w:iCs/>
          <w:rPrChange w:id="174" w:author="Corrección" w:date="2026-09-30T12:00:00Z">
            <w:rPr>
              <w:i w:val="false"/>
              <w:iCs w:val="false"/>
            </w:rPr>
          </w:rPrChange>
        </w:rPr>
        <w:t xml:space="preserve">The Economist</w:t>
      </w:r>
      <w:r>
        <w:t xml:space="preserve"> que Ucrania «ya ha perdido» y, cuando le preguntan por la amenaza rusa, desvía la respuesta hacia la presunta responsabilidad ucraniana en el caso de Nord Stream. Si gobierna, exigirá a Kiev que pague los daños y devuelva la ayuda recibida, </w:t>
      </w:r>
      <w:commentRangeStart w:id="36"/>
      <w:r>
        <w:t xml:space="preserve">recuerda el </w:t>
      </w:r>
      <w:ins w:id="175" w:author="Corrección" w:date="2026-09-30T12:00:00Z">
        <w:r>
          <w:rPr>
            <w:i w:val="false"/>
            <w:iCs w:val="false"/>
          </w:rPr>
          <w:t xml:space="preserve">digital ucraniano </w:t>
        </w:r>
      </w:ins>
      <w:ins w:id="176" w:author="Corrección" w:date="2026-09-30T12:00:00Z">
        <w:r>
          <w:rPr>
            <w:i/>
            <w:iCs/>
          </w:rPr>
          <w:t xml:space="preserve">The</w:t>
        </w:r>
      </w:ins>
      <w:ins w:id="177" w:author="Corrección" w:date="2026-09-30T12:00:00Z">
        <w:r>
          <w:rPr>
            <w:i w:val="false"/>
            <w:iCs w:val="false"/>
          </w:rPr>
          <w:t xml:space="preserve"> </w:t>
        </w:r>
      </w:ins>
      <w:r>
        <w:rPr>
          <w:i/>
          <w:iCs/>
          <w:rPrChange w:id="178" w:author="Corrección" w:date="2026-09-30T12:00:00Z">
            <w:rPr>
              <w:i w:val="false"/>
              <w:iCs w:val="false"/>
            </w:rPr>
          </w:rPrChange>
        </w:rPr>
        <w:t xml:space="preserve">Kyiv Independent</w:t>
      </w:r>
      <w:commentRangeEnd w:id="36"/>
      <w:r>
        <w:commentReference w:id="36"/>
      </w:r>
      <w:r>
        <w:t xml:space="preserve">. Stefan Meister, </w:t>
      </w:r>
      <w:commentRangeStart w:id="37"/>
      <w:del w:id="179" w:author="Corrección" w:date="2026-09-30T12:00:00Z">
        <w:r>
          <w:delText xml:space="preserve">del think tank DGAP</w:delText>
        </w:r>
      </w:del>
      <w:ins w:id="180" w:author="Corrección" w:date="2026-09-30T12:00:00Z">
        <w:r>
          <w:rPr>
            <w:i w:val="false"/>
            <w:iCs w:val="false"/>
          </w:rPr>
          <w:t xml:space="preserve">investigador del Consejo Alemán de Relaciones Exteriores</w:t>
        </w:r>
      </w:ins>
      <w:commentRangeEnd w:id="37"/>
      <w:r>
        <w:commentReference w:id="37"/>
      </w:r>
      <w:r>
        <w:t xml:space="preserve">, advierte en Radio Free Europe de que cualquier prueba de implicación ucraniana «reforzaría la argumentación de la AfD contra el apoyo a Ucrania».</w:t>
      </w:r>
    </w:p>
    <w:p>
      <w:pPr>
        <w:pStyle w:val="Cuerpo"/>
      </w:pPr>
      <w:r>
        <w:t xml:space="preserve">Lo que la AfD propone, señalan sus críticos, es volver a los años en que Alemania trataba a Rusia como un socio comercial cualquiera. </w:t>
      </w:r>
      <w:commentRangeStart w:id="38"/>
      <w:r>
        <w:t xml:space="preserve">«¿Cómo pudo decidirse Nord Stream después de la anexión de Crimea?», preguntó en el Bundestag el diputado verde Robin Wagener, que considera la segunda tubería la mayor equivocación de la política energética de las grandes coaliciones</w:t>
      </w:r>
      <w:commentRangeEnd w:id="38"/>
      <w:r>
        <w:commentReference w:id="38"/>
      </w:r>
      <w:r>
        <w:t xml:space="preserve">. El </w:t>
      </w:r>
      <w:ins w:id="181" w:author="Corrección" w:date="2026-09-30T12:00:00Z">
        <w:r>
          <w:rPr>
            <w:i w:val="false"/>
            <w:iCs w:val="false"/>
          </w:rPr>
          <w:t xml:space="preserve">diputado </w:t>
        </w:r>
      </w:ins>
      <w:r>
        <w:t xml:space="preserve">cristianodemócrata Hendrik Hoppenstedt recordó a la AfD que fue </w:t>
      </w:r>
      <w:ins w:id="182" w:author="Corrección" w:date="2026-09-30T12:00:00Z">
        <w:r>
          <w:rPr>
            <w:i w:val="false"/>
            <w:iCs w:val="false"/>
          </w:rPr>
          <w:t xml:space="preserve">el presidente ruso, Vladímir </w:t>
        </w:r>
      </w:ins>
      <w:commentRangeStart w:id="39"/>
      <w:r>
        <w:t xml:space="preserve">Putin,</w:t>
      </w:r>
      <w:del w:id="183" w:author="Corrección" w:date="2026-09-30T12:00:00Z">
        <w:r>
          <w:delText xml:space="preserve"> y no Kiev,</w:delText>
        </w:r>
      </w:del>
      <w:r>
        <w:t xml:space="preserve"> quien cerró el grifo</w:t>
      </w:r>
      <w:del w:id="184" w:author="Corrección" w:date="2026-09-30T12:00:00Z">
        <w:r>
          <w:delText xml:space="preserve"> semanas antes del atentado y disparó los precios en toda Europa</w:delText>
        </w:r>
      </w:del>
      <w:commentRangeEnd w:id="39"/>
      <w:r>
        <w:commentReference w:id="39"/>
      </w:r>
      <w:r>
        <w:t xml:space="preserve">.</w:t>
      </w:r>
      <w:commentRangeStart w:id="40"/>
      <w:del w:id="185" w:author="Corrección" w:date="2026-09-30T12:00:00Z">
        <w:r>
          <w:delText xml:space="preserve"> SRF rememora que en Europa del Este muchos advirtieron del riesgo de dependencia tras la guerra de Georgia de 2008, la anexión de Crimea y la guerra encubierta del Donbás; la invasión de 2022 les dio la razón.</w:delText>
        </w:r>
      </w:del>
      <w:commentRangeEnd w:id="40"/>
      <w:r>
        <w:commentReference w:id="40"/>
      </w:r>
    </w:p>
    <w:p>
      <w:pPr>
        <w:pStyle w:val="Cuerpo"/>
      </w:pPr>
      <w:r>
        <w:t xml:space="preserve">El diario económico </w:t>
      </w:r>
      <w:r>
        <w:rPr>
          <w:i/>
          <w:iCs/>
          <w:rPrChange w:id="186" w:author="Corrección" w:date="2026-09-30T12:00:00Z">
            <w:rPr>
              <w:i w:val="false"/>
              <w:iCs w:val="false"/>
            </w:rPr>
          </w:rPrChange>
        </w:rPr>
        <w:t xml:space="preserve">Handelsblatt</w:t>
      </w:r>
      <w:r>
        <w:t xml:space="preserve"> resume el dilema: el gas ruso barato mantuvo durante años bajos los precios de la energía para empresas y consumidores, pero </w:t>
      </w:r>
      <w:commentRangeStart w:id="41"/>
      <w:del w:id="187" w:author="Corrección" w:date="2026-09-30T12:00:00Z">
        <w:r>
          <w:delText xml:space="preserve">la agresión rusa debe detenerse antes de que se extienda por Europa, y eso «tiene un</w:delText>
        </w:r>
      </w:del>
      <w:ins w:id="188" w:author="Corrección" w:date="2026-09-30T12:00:00Z">
        <w:r>
          <w:rPr>
            <w:i w:val="false"/>
            <w:iCs w:val="false"/>
          </w:rPr>
          <w:t xml:space="preserve">«hay que detener la agresión rusa en Ucrania antes de que siga extendiéndose por Europa. Eso tiene su</w:t>
        </w:r>
      </w:ins>
      <w:r>
        <w:t xml:space="preserve"> precio, también para Alemania»</w:t>
      </w:r>
      <w:commentRangeEnd w:id="41"/>
      <w:r>
        <w:commentReference w:id="41"/>
      </w:r>
      <w:r>
        <w:t xml:space="preserve">.</w:t>
      </w:r>
    </w:p>
    <w:p>
      <w:pPr>
        <w:pStyle w:val="Cuerpo"/>
      </w:pPr>
      <w:r>
        <w:t xml:space="preserve">SRF </w:t>
      </w:r>
      <w:commentRangeStart w:id="42"/>
      <w:del w:id="189" w:author="Corrección" w:date="2026-09-30T12:00:00Z">
        <w:r>
          <w:delText xml:space="preserve">lo llama</w:delText>
        </w:r>
      </w:del>
      <w:ins w:id="190" w:author="Corrección" w:date="2026-09-30T12:00:00Z">
        <w:r>
          <w:rPr>
            <w:i w:val="false"/>
            <w:iCs w:val="false"/>
          </w:rPr>
          <w:t xml:space="preserve">habla de</w:t>
        </w:r>
      </w:ins>
      <w:r>
        <w:t xml:space="preserve"> </w:t>
      </w:r>
      <w:ins w:id="191" w:author="Corrección" w:date="2026-09-30T12:00:00Z">
        <w:r>
          <w:rPr>
            <w:i w:val="false"/>
            <w:iCs w:val="false"/>
          </w:rPr>
          <w:t xml:space="preserve">«</w:t>
        </w:r>
      </w:ins>
      <w:r>
        <w:t xml:space="preserve">la tragedia ucraniana</w:t>
      </w:r>
      <w:ins w:id="192" w:author="Corrección" w:date="2026-09-30T12:00:00Z">
        <w:r>
          <w:rPr>
            <w:i w:val="false"/>
            <w:iCs w:val="false"/>
          </w:rPr>
          <w:t xml:space="preserve">»</w:t>
        </w:r>
      </w:ins>
      <w:commentRangeEnd w:id="42"/>
      <w:r>
        <w:commentReference w:id="42"/>
      </w:r>
      <w:r>
        <w:t xml:space="preserve">: </w:t>
      </w:r>
      <w:commentRangeStart w:id="43"/>
      <w:r>
        <w:t xml:space="preserve">el país resiste el terror de bombas y misiles rusos, y sus hazañas militares y de inteligencia pasarán a la historia, pero no garantizan que gane la guerra, y una de ellas puede costarle ahora </w:t>
      </w:r>
      <w:del w:id="193" w:author="Corrección" w:date="2026-09-30T12:00:00Z">
        <w:r>
          <w:delText xml:space="preserve">a </w:delText>
        </w:r>
      </w:del>
      <w:r>
        <w:t xml:space="preserve">su principal aliado</w:t>
      </w:r>
      <w:commentRangeEnd w:id="43"/>
      <w:r>
        <w:commentReference w:id="43"/>
      </w:r>
      <w:r>
        <w:t xml:space="preserve">.</w:t>
      </w:r>
      <w:commentRangeStart w:id="44"/>
      <w:del w:id="194" w:author="Corrección" w:date="2026-09-30T12:00:00Z">
        <w:r>
          <w:delText xml:space="preserve"> Stefan Meister, del think tank DGAP, advierte en Radio Free Europe de que cualquier prueba de implicación ucraniana «reforzaría la argumentación de la AfD contra el apoyo a Ucrania».</w:delText>
        </w:r>
      </w:del>
      <w:commentRangeEnd w:id="44"/>
      <w:r>
        <w:commentReference w:id="44"/>
      </w:r>
    </w:p>
    <w:sectPr>
      <w:headerReference w:type="default" r:id="rId7"/>
      <w:footerReference w:type="default" r:id="rId8"/>
      <w:pgSz w:w="11906" w:h="16838" w:orient="portrait"/>
      <w:pgMar w:top="1418" w:right="1587" w:bottom="1418" w:left="158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initials="C" w:author="Corrección" w:date="2026-09-30T12:00:00.000Z">
    <w:p>
      <w:r>
        <w:t xml:space="preserve">Plantilla: el cargo principal es un solo crimen de guerra, el ataque contra bienes civiles, como dice el primer párrafo; mejor «por un crimen de guerra». Sin cambios en el texto.</w:t>
      </w:r>
    </w:p>
  </w:comment>
  <w:comment w:id="2" w:initials="C" w:author="Corrección" w:date="2026-09-30T12:00:00.000Z">
    <w:p>
      <w:r>
        <w:t xml:space="preserve">Plantilla: «exoficial», en una palabra, como se corrige en el cuerpo. Sin cambios en el texto.</w:t>
      </w:r>
    </w:p>
  </w:comment>
  <w:comment w:id="3" w:initials="C" w:author="Corrección" w:date="2026-09-30T12:00:00.000Z">
    <w:p>
      <w:r>
        <w:t xml:space="preserve">Plantilla: quien plantea ese temor es SRF, que es suiza, y el analista alemán Stefan Meister en Radio Free Europe; mejor «La prensa en alemán teme» o «Los analistas temen». Además, «el argumento definitivo» va más allá de Meister, que dice «reforzaría». Sin cambios en el texto.</w:t>
      </w:r>
    </w:p>
  </w:comment>
  <w:comment w:id="4" w:initials="C" w:author="Corrección" w:date="2026-09-30T12:00:00.000Z">
    <w:p>
      <w:r>
        <w:t xml:space="preserve">Plantilla: sigla sin desarrollar. En el cuerpo se desarrolla en su primera aparición, bajo «El peor momento»; aquí bastaría «la ultraderechista AfD». Sin cambios en el texto.</w:t>
      </w:r>
    </w:p>
  </w:comment>
  <w:comment w:id="5" w:initials="C" w:author="Corrección" w:date="2026-09-30T12:00:00.000Z">
    <w:p>
      <w:r>
        <w:t xml:space="preserve">Sugerencia: la transliteración oficial, que usan AFP, Il Post y The Kyiv Independent, es «Serhii Kuznietsov»; «Serhiy» mezcla dos sistemas. Sin cambios en el texto.</w:t>
      </w:r>
    </w:p>
  </w:comment>
  <w:comment w:id="6" w:initials="C" w:author="Corrección" w:date="2026-09-30T12:00:00.000Z">
    <w:p>
      <w:r>
        <w:t xml:space="preserve">Sugerencia: el término jurídico en español es «bienes civiles» (Estatuto de Roma, art. 8.2.b.ii), y con rayas no se lee como una enumeración: «un crimen de guerra —ataque contra bienes civiles— y…». El cargo está verificado (taz: «Angriff gegen zivile Objekte – ein Kriegsverbrechen»). Sin cambios en el texto.</w:t>
      </w:r>
    </w:p>
  </w:comment>
  <w:comment w:id="7" w:initials="C" w:author="Corrección" w:date="2026-09-30T12:00:00.000Z">
    <w:p>
      <w:r>
        <w:t xml:space="preserve">Recorte propuesto (−18 palabras): glosa inexacta, porque la Fiscalía acusa a una persona y habla de «organismos estatales», y Ucrania no es el principal aliado de Alemania, sino al revés, como dice el último párrafo.</w:t>
      </w:r>
    </w:p>
  </w:comment>
  <w:comment w:id="8" w:initials="C" w:author="Corrección" w:date="2026-09-30T12:00:00.000Z">
    <w:p>
      <w:r>
        <w:t xml:space="preserve">Recorte propuesto (−25 palabras): repite la acusación del primer párrafo y la contradice, porque lo acusan de coordinar el comando, no de colocar las cargas (dpa: «eine Art Einsatzleiter»); con la frase se van también «al fin de» y «gasductos».</w:t>
      </w:r>
    </w:p>
  </w:comment>
  <w:comment w:id="9" w:initials="C" w:author="Corrección" w:date="2026-09-30T12:00:00.000Z">
    <w:p>
      <w:r>
        <w:t xml:space="preserve">Recorte propuesto (−28 palabras): no verificable: no consta en los fragmentos de Il Post (14-10), que sí dice, literal, que fue «uno dei più grandi ed eclatanti atti di sabotaggio della storia europea recente». Si tienes la fuente, puede quedarse (ver informe).</w:t>
      </w:r>
    </w:p>
  </w:comment>
  <w:comment w:id="10" w:initials="C" w:author="Corrección" w:date="2026-09-30T12:00:00.000Z">
    <w:p>
      <w:r>
        <w:t xml:space="preserve">Discordancia corregida: Nord Stream 2 nunca entró en servicio, como dice la última frase, así que no llevaban gas los dos. Según el resumen del buscador, Il Post dice que se construyeron para llevar el gas ruso a Europa. «Símbolo y vehículo» tampoco consta en Il Post: sin la frase anterior, queda como análisis propio.</w:t>
      </w:r>
    </w:p>
  </w:comment>
  <w:comment w:id="11" w:initials="C" w:author="Corrección" w:date="2026-09-30T12:00:00.000Z">
    <w:p>
      <w:r>
        <w:t xml:space="preserve">Recorte propuesto (−8 palabras): la objeción de Crimea ya la plantea Wagener más abajo.</w:t>
      </w:r>
    </w:p>
  </w:comment>
  <w:comment w:id="12" w:initials="C" w:author="Corrección" w:date="2026-09-30T12:00:00.000Z">
    <w:p>
      <w:r>
        <w:t xml:space="preserve">Discordancia corregida: lo detuvieron en San Clemente, en la provincia de Rímini, a 11 km de la ciudad (Fiscalía Federal: «in der Provincia Rimini festgenommen»; AP).</w:t>
      </w:r>
    </w:p>
  </w:comment>
  <w:comment w:id="13" w:initials="C" w:author="Corrección" w:date="2026-09-30T12:00:00.000Z">
    <w:p>
      <w:r>
        <w:t xml:space="preserve">Recorte propuesto (−30 palabras): detalle procesal de la extradición, verificado pero prescindible; además, «su abogado» colgaba de «la Casación», y ahora «Su» remite a Kuznietsov.</w:t>
      </w:r>
    </w:p>
  </w:comment>
  <w:comment w:id="14" w:initials="C" w:author="Corrección" w:date="2026-09-30T12:00:00.000Z">
    <w:p>
      <w:r>
        <w:t xml:space="preserve">Atribución corregida: «no hay ninguna prueba concluyente en este caso» no aparece en ZDF (parece una paráfrasis de ua.news). Se sustituye por su frase literal en ZDF (programa Frontal, 25-7-2026): «ich erwarte mir von einem seriösen Rechtsstaat, dass die Anklage das auch beweisen werden kann». «Expresa», porque «resume su confianza» no casa y era el primero de tres «resume». Raccord: ZDF se presenta aquí, en su primera mención.</w:t>
      </w:r>
    </w:p>
  </w:comment>
  <w:comment w:id="15" w:initials="C" w:author="Corrección" w:date="2026-09-30T12:00:00.000Z">
    <w:p>
      <w:r>
        <w:t xml:space="preserve">Cita literal del titular de la taz: «Der erste angeklagte Kriegsverbrecher in Russlands Krieg ist Ukrainer». La versión anterior no era exacta («en el conflicto de Rusia»); va con mayúscula porque es una oración completa tras dos puntos.</w:t>
      </w:r>
    </w:p>
  </w:comment>
  <w:comment w:id="16" w:initials="C" w:author="Corrección" w:date="2026-09-30T12:00:00.000Z">
    <w:p>
      <w:r>
        <w:t xml:space="preserve">No verificable: las «dos preguntas» no constan en lo consultado de ZDF. dpa plantea otras («qué papel desempeñó K. en los atentados y qué pruebas hay de una implicación de organismos estatales ucranianos») y lo del combatiente lo planteó el Tribunal Supremo Federal (15-1-2026). ¿Tienes el enlace de ZDF? Raccord: ZDF ya se presenta en el párrafo anterior, así que aquí sobra «la cadena pública».</w:t>
      </w:r>
    </w:p>
  </w:comment>
  <w:comment w:id="17" w:initials="C" w:author="Corrección" w:date="2026-09-30T12:00:00.000Z">
    <w:p>
      <w:r>
        <w:t xml:space="preserve">Recorte propuesto (−12 palabras): frase de autor; la explicación del combatiente se entiende sin ella.</w:t>
      </w:r>
    </w:p>
  </w:comment>
  <w:comment w:id="18" w:initials="C" w:author="Corrección" w:date="2026-09-30T12:00:00.000Z">
    <w:p>
      <w:r>
        <w:t xml:space="preserve">Recorte propuesto (−8 palabras): frase de autor que no añade información.</w:t>
      </w:r>
    </w:p>
  </w:comment>
  <w:comment w:id="19" w:initials="C" w:author="Corrección" w:date="2026-09-30T12:00:00.000Z">
    <w:p>
      <w:r>
        <w:t xml:space="preserve">Raccord: medio sin presentar. No verificable: «un objetivo militar legítimo, porque sus ingresos financiaban la invasión» no consta en Correctiv, que el 13-10 solo plantea la pregunta; Reuters recoge que la defensa habló de «la infraestructura de un agresor». «Un arma de Rusia» está verificado (titular de Correctiv, 15-10: «Nord Stream war eine Waffe Russlands»).</w:t>
      </w:r>
    </w:p>
  </w:comment>
  <w:comment w:id="20" w:initials="C" w:author="Corrección" w:date="2026-09-30T12:00:00.000Z">
    <w:p>
      <w:r>
        <w:t xml:space="preserve">Raccord: «su homólogo» obligaba a buscar a Canestrini dos frases atrás.</w:t>
      </w:r>
    </w:p>
  </w:comment>
  <w:comment w:id="21" w:initials="C" w:author="Corrección" w:date="2026-09-30T12:00:00.000Z">
    <w:p>
      <w:r>
        <w:t xml:space="preserve">Discordancia corregida: según dpa, quienes le prohíben declarar son sus antiguos superiores, Roman Chervinski y Yuri Semiuk, no «Kiev»; la taz lo cuenta en estilo indirecto: «Sein Mandant habe als Soldat der Ukraine keine Aussagegenehmigung erhalten». «De su cliente» evita que «sus» se lea como los superiores del abogado.</w:t>
      </w:r>
    </w:p>
  </w:comment>
  <w:comment w:id="22" w:initials="C" w:author="Corrección" w:date="2026-09-30T12:00:00.000Z">
    <w:p>
      <w:r>
        <w:t xml:space="preserve">Recorte propuesto (−13 palabras): «conforme a la ley alemana» es de Reuters, no de la taz, y el gerundio «impidiendo» no tiene sujeto claro.</w:t>
      </w:r>
    </w:p>
  </w:comment>
  <w:comment w:id="23" w:initials="C" w:author="Corrección" w:date="2026-09-30T12:00:00.000Z">
    <w:p>
      <w:r>
        <w:t xml:space="preserve">Recorte propuesto (−12 palabras): inexacto, porque quienes lo mantienen en silencio son sus antiguos superiores, no el Gobierno; la idea ya está en el ladillo.</w:t>
      </w:r>
    </w:p>
  </w:comment>
  <w:comment w:id="24" w:initials="C" w:author="Corrección" w:date="2026-09-30T12:00:00.000Z">
    <w:p>
      <w:r>
        <w:t xml:space="preserve">Recorte propuesto (−9 palabras): salto lógico (la condena no es incómoda porque la ayuda no se discuta); la cita de la NZZ, tras los dos puntos, ya lo explica.</w:t>
      </w:r>
    </w:p>
  </w:comment>
  <w:comment w:id="25" w:initials="C" w:author="Corrección" w:date="2026-09-30T12:00:00.000Z">
    <w:p>
      <w:r>
        <w:t xml:space="preserve">Atribución matizada: es la entradilla de una columna de opinión del director, Eric Gujer, del 1 de mayo de 2026 («Kritik an der Ukraine ist in Berlin weitgehend tabu»), así que «opina», no «constata» (con «sostiene» se repetiría el verbo de la Fiscalía en la frase siguiente); conviene precisar que es una columna. «El diario suizo», por raccord, y mayúscula porque la cita es una oración completa tras dos puntos.</w:t>
      </w:r>
    </w:p>
  </w:comment>
  <w:comment w:id="26" w:initials="C" w:author="Corrección" w:date="2026-09-30T12:00:00.000Z">
    <w:p>
      <w:r>
        <w:t xml:space="preserve">Recorte propuesto (−26 palabras): dice lo mismo que la frase siguiente y repite «carga explosiva» y «ex oficial».</w:t>
      </w:r>
    </w:p>
  </w:comment>
  <w:comment w:id="27" w:initials="C" w:author="Corrección" w:date="2026-09-30T12:00:00.000Z">
    <w:p>
      <w:r>
        <w:t xml:space="preserve">Discordancia corregida: la Fiscalía habla de «organismos estatales de Ucrania» («staatliche Stellen»), como en el primer párrafo, no del Estado ucraniano.</w:t>
      </w:r>
    </w:p>
  </w:comment>
  <w:comment w:id="28" w:initials="C" w:author="Corrección" w:date="2026-09-30T12:00:00.000Z">
    <w:p>
      <w:r>
        <w:t xml:space="preserve">Sugerencia: esta conclusión, que es la tesis del titular, va sin atribuir y solo la respalda Meister, más abajo; además, «al país que destruyó su infraestructura energética» es ambiguo, porque los gasoductos eran de Gazprom (mejor «una infraestructura clave para Alemania»). Sin cambios en el texto.</w:t>
      </w:r>
    </w:p>
  </w:comment>
  <w:comment w:id="29" w:initials="C" w:author="Corrección" w:date="2026-09-30T12:00:00.000Z">
    <w:p>
      <w:r>
        <w:t xml:space="preserve">Recorte propuesto (−3 palabras): inexacto, porque el párrafo habla también de Alemania.</w:t>
      </w:r>
    </w:p>
  </w:comment>
  <w:comment w:id="30" w:initials="C" w:author="Corrección" w:date="2026-09-30T12:00:00.000Z">
    <w:p>
      <w:r>
        <w:t xml:space="preserve">Sugerencia: valoración propia sin atribuir; «sin red» se entendería mejor como «sin red de seguridad». Sin cambios en el texto.</w:t>
      </w:r>
    </w:p>
  </w:comment>
  <w:comment w:id="31" w:initials="C" w:author="Corrección" w:date="2026-09-30T12:00:00.000Z">
    <w:p>
      <w:r>
        <w:t xml:space="preserve">Raccord: primera mención de Trump y de Zelenski, con su cargo («Zelenski», como recomienda la Fundéu), y presentación de Axios y The Hill. Discordancia corregida: Trump no levantó las sanciones por su cuenta, sino que anunció un acuerdo con Rusia (Axios, 9-10), y así «un acuerdo» tiene antecedente. Gramática: «Trump» como sujeto de «sugirió», que si no parece Zelenski, y «se buscara». Citas verificadas: «not fair and not honest» (Axios) e «I suggest they get a new leader who can make a deal» (The Hill, 10-10).</w:t>
      </w:r>
    </w:p>
  </w:comment>
  <w:comment w:id="32" w:initials="C" w:author="Corrección" w:date="2026-09-30T12:00:00.000Z">
    <w:p>
      <w:r>
        <w:t xml:space="preserve">Cita literal (SRF, análisis de Sebastian Ramspeck, 14-10): «In Deutschland und Frankreich, zwei der wichtigsten Unterstützerländer, könnten die traditionell russlandfreundlichen Parteien AfD und Rassemblement National die nächsten Wahlen gewinnen». La paráfrasis exageraba («los dos países que más la sostienen», «pueden caer en manos») y «la» remitía a Europa. Raccord: AfD se desarrolla aquí, en su primera aparición en el cuerpo.</w:t>
      </w:r>
    </w:p>
  </w:comment>
  <w:comment w:id="33" w:initials="C" w:author="Corrección" w:date="2026-09-30T12:00:00.000Z">
    <w:p>
      <w:r>
        <w:t xml:space="preserve">Recorte propuesto (−24 palabras): «varios analistas» sin identificar (no verificable) y una coma que une dos oraciones.</w:t>
      </w:r>
    </w:p>
  </w:comment>
  <w:comment w:id="34" w:initials="C" w:author="Corrección" w:date="2026-09-30T12:00:00.000Z">
    <w:p>
      <w:r>
        <w:t xml:space="preserve">Discordancia corregida: el 30 % es el récord de INSA a principios de octubre; el 17-10 daba el 29 %, y la media de sondeos (DAWUM), el 27,7 %. Con espacio antes de «%».</w:t>
      </w:r>
    </w:p>
  </w:comment>
  <w:comment w:id="35" w:initials="C" w:author="Corrección" w:date="2026-09-30T12:00:00.000Z">
    <w:p>
      <w:r>
        <w:t xml:space="preserve">Dato incompleto: la moción era conjunta con la Alianza Sahra Wagenknecht (BSW) y se aprobó ese mismo día con 44 de los 83 votos. Reuters solo informa de que se presentó: cotejar el resultado antes de imprimir. «Paralelo histórico» está verificado (Reuters: «noting the “historical parallel” with the start of the trial»), pero no se explica con qué se compara.</w:t>
      </w:r>
    </w:p>
  </w:comment>
  <w:comment w:id="36" w:initials="C" w:author="Corrección" w:date="2026-09-30T12:00:00.000Z">
    <w:p>
      <w:r>
        <w:t xml:space="preserve">Raccord: medio sin presentar; el nombre lleva «The» y va en cursiva. Dato verificado (Weidel en Heilbronn, 25-1-2026: «Wir werden diese Milliarden zurückfordern, plus die Reparatur von Nord Stream»); «Si gobierna» quedaría más claro como «Si la AfD gobierna».</w:t>
      </w:r>
    </w:p>
  </w:comment>
  <w:comment w:id="37" w:initials="C" w:author="Corrección" w:date="2026-09-30T12:00:00.000Z">
    <w:p>
      <w:r>
        <w:t xml:space="preserve">Raccord: Meister aparecía sin cargo, con la sigla DGAP sin desarrollar y el anglicismo «think tank»; es investigador del Consejo Alemán de Relaciones Exteriores. Se presenta aquí una sola vez, porque la frase repetida del final se recorta. Cita verificada (RFE: «would strengthen the AfD's argumentation against this support for Ukraine»).</w:t>
      </w:r>
    </w:p>
  </w:comment>
  <w:comment w:id="38" w:initials="C" w:author="Corrección" w:date="2026-09-30T12:00:00.000Z">
    <w:p>
      <w:r>
        <w:t xml:space="preserve">No verificable como cita literal: el acta del Bundestag la recoge en estilo indirecto, y es del debate del 21 de mayo de 2026 sobre una comisión de investigación que pedía la AfD, no una reacción al juicio. Según el acta, Wagener llamó a Nord Stream 2 «größte politische Fehlentscheidung der schwarz-roten Energiepolitik» (la mayor decisión política errónea de la política energética de democristianos y socialdemócratas). Conviene fechar el debate y decir «Nord Stream 2» en vez de «la segunda tubería». ¿Tienes la fuente de la pregunta? Sin cambios en el texto.</w:t>
      </w:r>
    </w:p>
  </w:comment>
  <w:comment w:id="39" w:initials="C" w:author="Corrección" w:date="2026-09-30T12:00:00.000Z">
    <w:p>
      <w:r>
        <w:t xml:space="preserve">Recorte propuesto (−14 palabras): «y no Kiev», «semanas antes del atentado» y «disparó los precios en toda Europa» no constan en su intervención en ese mismo debate de mayo («dabei sei es Putin gewesen, der den Gashahn zugedreht habe»). Por raccord se añaden los cargos de Hoppenstedt y de Putin, que aparecen aquí por primera vez.</w:t>
      </w:r>
    </w:p>
  </w:comment>
  <w:comment w:id="40" w:initials="C" w:author="Corrección" w:date="2026-09-30T12:00:00.000Z">
    <w:p>
      <w:r>
        <w:t xml:space="preserve">Recorte propuesto (−38 palabras): contexto prescindible; además, «la invasión de 2022 les dio la razón» no consta en SRF, que habla de la creciente dependencia energética y de las ambiciones neoimperiales de Rusia.</w:t>
      </w:r>
    </w:p>
  </w:comment>
  <w:comment w:id="41" w:initials="C" w:author="Corrección" w:date="2026-09-30T12:00:00.000Z">
    <w:p>
      <w:r>
        <w:t xml:space="preserve">Cita literal ampliada (Handelsblatt, comentario de Lars-Marten Nagel, 14-10): «Zugleich muss die russische Aggression in der Ukraine gestoppt werden, bevor sie sich weiter durch Europa ausbreitet. Das hat seinen Preis – auch für Deutschland».</w:t>
      </w:r>
    </w:p>
  </w:comment>
  <w:comment w:id="42" w:initials="C" w:author="Corrección" w:date="2026-09-30T12:00:00.000Z">
    <w:p>
      <w:r>
        <w:t xml:space="preserve">Cita literal (SRF): «So führt der Nord-Stream-Prozess die ukrainische Tragödie vor Augen». Raccord: «lo» no tenía antecedente.</w:t>
      </w:r>
    </w:p>
  </w:comment>
  <w:comment w:id="43" w:initials="C" w:author="Corrección" w:date="2026-09-30T12:00:00.000Z">
    <w:p>
      <w:r>
        <w:t xml:space="preserve">No verificable: en SRF no constan «el terror de bombas y misiles» ni que la operación pueda costarle su principal aliado; sí que el juicio reconstruye una operación que «posiblemente perjudique a Ucrania más de lo que la beneficia». Gramática: «costarle su principal aliado», sin «a», porque con ella se entiende que le costaría algo a Alemania.</w:t>
      </w:r>
    </w:p>
  </w:comment>
  <w:comment w:id="44" w:initials="C" w:author="Corrección" w:date="2026-09-30T12:00:00.000Z">
    <w:p>
      <w:r>
        <w:t xml:space="preserve">Recorte propuesto (−29 palabras): repite palabra por palabra la frase de Meister que cierra el primer párrafo de «La palanca de la AfD».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Texto original · correcciones con control de cambios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lang w:val="es-ES"/>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pPr>
    <w:rPr>
      <w:rFonts w:ascii="Georgia" w:cs="Georgia" w:eastAsia="Georgia" w:hAnsi="Georgia"/>
      <w:b/>
      <w:bCs/>
      <w:color w:val="111111"/>
      <w:sz w:val="44"/>
      <w:szCs w:val="44"/>
    </w:rPr>
  </w:style>
  <w:style w:type="paragraph" w:styleId="Heading2">
    <w:name w:val="Heading 2"/>
    <w:basedOn w:val="Normal"/>
    <w:next w:val="Normal"/>
    <w:qFormat/>
    <w:pPr>
      <w:keepNext/>
      <w:spacing w:after="120" w:before="360"/>
      <w:outlineLvl w:val="1"/>
    </w:pPr>
    <w:rPr>
      <w:rFonts w:ascii="Arial" w:cs="Arial" w:eastAsia="Arial" w:hAnsi="Arial"/>
      <w:b/>
      <w:bCs/>
      <w:color w:val="1F3864"/>
      <w:sz w:val="26"/>
      <w:szCs w:val="26"/>
    </w:rPr>
  </w:style>
  <w:style w:type="paragraph" w:styleId="Subtitulo">
    <w:name w:val="Subtítulo"/>
    <w:basedOn w:val="Normal"/>
    <w:next w:val="Normal"/>
    <w:pPr>
      <w:spacing w:after="280" w:line="300"/>
    </w:pPr>
    <w:rPr>
      <w:rFonts w:ascii="Georgia" w:cs="Georgia" w:eastAsia="Georgia" w:hAnsi="Georgia"/>
      <w:b/>
      <w:bCs/>
      <w:color w:val="444444"/>
      <w:sz w:val="27"/>
      <w:szCs w:val="27"/>
    </w:rPr>
  </w:style>
  <w:style w:type="paragraph" w:styleId="Etiqueta">
    <w:name w:val="Etiqueta"/>
    <w:basedOn w:val="Normal"/>
    <w:next w:val="Cuerpo"/>
    <w:pPr>
      <w:spacing w:after="200"/>
    </w:pPr>
    <w:rPr>
      <w:rFonts w:ascii="Arial" w:cs="Arial" w:eastAsia="Arial" w:hAnsi="Arial"/>
      <w:b/>
      <w:bCs/>
      <w:caps/>
      <w:color w:val="8B0000"/>
      <w:sz w:val="18"/>
      <w:szCs w:val="18"/>
    </w:rPr>
  </w:style>
  <w:style w:type="paragraph" w:styleId="Cuerpo">
    <w:name w:val="Cuerpo"/>
    <w:basedOn w:val="Normal"/>
    <w:next w:val="Cuerpo"/>
    <w:pPr>
      <w:spacing w:after="180" w:line="312"/>
    </w:pPr>
    <w:rPr>
      <w:rFonts w:ascii="Georgia" w:cs="Georgia" w:eastAsia="Georgia" w:hAnsi="Georgi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Nord Stream, el juicio que puede cambiar la postura de Alemania sobre Ucrania — correcciones</dc:title>
  <dc:creator>Corrección</dc:creator>
  <cp:lastModifiedBy>Un-named</cp:lastModifiedBy>
  <cp:revision>1</cp:revision>
  <dcterms:created xsi:type="dcterms:W3CDTF">2026-10-19T18:49:07.991Z</dcterms:created>
  <dcterms:modified xsi:type="dcterms:W3CDTF">2026-10-19T18:49:07.991Z</dcterms:modified>
</cp:coreProperties>
</file>

<file path=docProps/custom.xml><?xml version="1.0" encoding="utf-8"?>
<Properties xmlns="http://schemas.openxmlformats.org/officeDocument/2006/custom-properties" xmlns:vt="http://schemas.openxmlformats.org/officeDocument/2006/docPropsVTypes"/>
</file>