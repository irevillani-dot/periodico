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La revuelta de los institutos franceses amenaza con unir todas las cóleras del país</w:t>
      </w:r>
    </w:p>
    <w:p>
      <w:pPr>
        <w:pStyle w:val="Subtitulo"/>
      </w:pPr>
      <w:r>
        <w:t xml:space="preserve">El Gobierno francés </w:t>
      </w:r>
      <w:commentRangeStart w:id="1"/>
      <w:r>
        <w:t xml:space="preserve">acusa a la izquierda radical de «echar leña al fuego» por la mayor protesta estudiantil desde 2018</w:t>
      </w:r>
      <w:commentRangeEnd w:id="1"/>
      <w:r>
        <w:commentReference w:id="1"/>
      </w:r>
      <w:r>
        <w:t xml:space="preserve">. La deuda y el desgaste de los servicios públicos ya </w:t>
      </w:r>
      <w:commentRangeStart w:id="2"/>
      <w:r>
        <w:t xml:space="preserve">lo</w:t>
      </w:r>
      <w:commentRangeEnd w:id="2"/>
      <w:r>
        <w:commentReference w:id="2"/>
      </w:r>
      <w:r>
        <w:t xml:space="preserve"> habían encendido</w:t>
      </w:r>
      <w:commentRangeStart w:id="3"/>
      <w:r>
        <w:t xml:space="preserve">.</w:t>
      </w:r>
      <w:commentRangeEnd w:id="3"/>
      <w:r>
        <w:commentReference w:id="3"/>
      </w:r>
    </w:p>
    <w:p>
      <w:pPr>
        <w:pStyle w:val="Cuerpo"/>
      </w:pPr>
      <w:r>
        <w:t xml:space="preserve">Este martes, 6 de octubre, los estudiantes de los institutos franceses vuelven a la calle junto a las organizaciones universitarias y sindicatos. Según </w:t>
      </w:r>
      <w:r>
        <w:rPr>
          <w:i/>
          <w:iCs/>
          <w:rPrChange w:id="100" w:author="Corrección" w:date="2026-09-30T12:00:00Z">
            <w:rPr>
              <w:i w:val="false"/>
              <w:iCs w:val="false"/>
            </w:rPr>
          </w:rPrChange>
        </w:rPr>
        <w:t xml:space="preserve">Le Monde</w:t>
      </w:r>
      <w:r>
        <w:t xml:space="preserve">, con el apoyo de organizaciones profesionales, la movilización, </w:t>
      </w:r>
      <w:commentRangeStart w:id="4"/>
      <w:r>
        <w:t xml:space="preserve">hasta ahora bastante fragmentada y carente de coordinación real, «pasa un umbral»</w:t>
      </w:r>
      <w:commentRangeEnd w:id="4"/>
      <w:r>
        <w:commentReference w:id="4"/>
      </w:r>
      <w:r>
        <w:t xml:space="preserve">. Lo que empezó como una muestra local de apoyo a los profesores se ha transformado en dos semanas en un movimiento </w:t>
      </w:r>
      <w:commentRangeStart w:id="5"/>
      <w:r>
        <w:t xml:space="preserve">«de una amplitud inédita desde 2018», según el digital </w:t>
      </w:r>
      <w:r>
        <w:rPr>
          <w:i/>
          <w:iCs/>
          <w:rPrChange w:id="101" w:author="Corrección" w:date="2026-09-30T12:00:00Z">
            <w:rPr>
              <w:i w:val="false"/>
              <w:iCs w:val="false"/>
            </w:rPr>
          </w:rPrChange>
        </w:rPr>
        <w:t xml:space="preserve">Politique Matin</w:t>
      </w:r>
      <w:commentRangeEnd w:id="5"/>
      <w:r>
        <w:commentReference w:id="5"/>
      </w:r>
      <w:ins w:id="102" w:author="Corrección" w:date="2026-09-30T12:00:00Z">
        <w:r>
          <w:t xml:space="preserve">,</w:t>
        </w:r>
      </w:ins>
      <w:r>
        <w:t xml:space="preserve"> y el descontento se hace oír en todos los departamentos del país. La cadena estadounidense CNBC ve en la revuelta «la próxima gran crisis de Francia». Y no solo por lo que ocurre en las aulas.</w:t>
      </w:r>
    </w:p>
    <w:p>
      <w:pPr>
        <w:pStyle w:val="Cuerpo"/>
      </w:pPr>
      <w:r>
        <w:t xml:space="preserve">Los primeros fueron los alumnos del instituto Saint-Exupéry de Créteil, en la periferia sureste de París, </w:t>
      </w:r>
      <w:commentRangeStart w:id="6"/>
      <w:r>
        <w:t xml:space="preserve">que se unieron a la huelga del personal del centro</w:t>
      </w:r>
      <w:commentRangeEnd w:id="6"/>
      <w:r>
        <w:commentReference w:id="6"/>
      </w:r>
      <w:r>
        <w:t xml:space="preserve"> para denunciar la falta de medios. Hoy los estudiantes piden más recursos y el fin de Parcoursup, la plataforma que</w:t>
      </w:r>
      <w:ins w:id="103" w:author="Corrección" w:date="2026-09-30T12:00:00Z">
        <w:r>
          <w:t xml:space="preserve">, según varios sindicatos de estudiantes,</w:t>
        </w:r>
      </w:ins>
      <w:r>
        <w:t xml:space="preserve"> reparte las plazas universitarias</w:t>
      </w:r>
      <w:del w:id="104" w:author="Corrección" w:date="2026-09-30T12:00:00Z">
        <w:r>
          <w:delText xml:space="preserve">, según varios sindicatos de estudiantes,</w:delText>
        </w:r>
      </w:del>
      <w:r>
        <w:t xml:space="preserve"> </w:t>
      </w:r>
      <w:commentRangeStart w:id="7"/>
      <w:r>
        <w:t xml:space="preserve">de manera elitista</w:t>
      </w:r>
      <w:commentRangeEnd w:id="7"/>
      <w:r>
        <w:commentReference w:id="7"/>
      </w:r>
      <w:r>
        <w:t xml:space="preserve">. Son reivindicaciones </w:t>
      </w:r>
      <w:commentRangeStart w:id="8"/>
      <w:r>
        <w:t xml:space="preserve">«muy habituales»</w:t>
      </w:r>
      <w:commentRangeEnd w:id="8"/>
      <w:r>
        <w:commentReference w:id="8"/>
      </w:r>
      <w:r>
        <w:t xml:space="preserve">, señala a </w:t>
      </w:r>
      <w:r>
        <w:rPr>
          <w:i/>
          <w:iCs/>
          <w:rPrChange w:id="105" w:author="Corrección" w:date="2026-09-30T12:00:00Z">
            <w:rPr>
              <w:i w:val="false"/>
              <w:iCs w:val="false"/>
            </w:rPr>
          </w:rPrChange>
        </w:rPr>
        <w:t xml:space="preserve">Mediapart</w:t>
      </w:r>
      <w:r>
        <w:t xml:space="preserve"> un profesor en huelga. Los estudiantes solicitan condiciones favorables para el estudio, infraestructuras adecuadas y suficientes profesores. </w:t>
      </w:r>
      <w:commentRangeStart w:id="9"/>
      <w:r>
        <w:t xml:space="preserve">El movimiento no ha nacido </w:t>
      </w:r>
      <w:ins w:id="106" w:author="Corrección" w:date="2026-09-30T12:00:00Z">
        <w:r>
          <w:t xml:space="preserve">solo </w:t>
        </w:r>
      </w:ins>
      <w:r>
        <w:t xml:space="preserve">contra </w:t>
      </w:r>
      <w:del w:id="107" w:author="Corrección" w:date="2026-09-30T12:00:00Z">
        <w:r>
          <w:delText xml:space="preserve">ninguna</w:delText>
        </w:r>
      </w:del>
      <w:ins w:id="108" w:author="Corrección" w:date="2026-09-30T12:00:00Z">
        <w:r>
          <w:t xml:space="preserve">una</w:t>
        </w:r>
      </w:ins>
      <w:r>
        <w:t xml:space="preserve"> reforma</w:t>
      </w:r>
      <w:commentRangeEnd w:id="9"/>
      <w:r>
        <w:commentReference w:id="9"/>
      </w:r>
      <w:r>
        <w:t xml:space="preserve">, sino para poner </w:t>
      </w:r>
      <w:del w:id="109" w:author="Corrección" w:date="2026-09-30T12:00:00Z">
        <w:r>
          <w:delText xml:space="preserve">en</w:delText>
        </w:r>
      </w:del>
      <w:ins w:id="110" w:author="Corrección" w:date="2026-09-30T12:00:00Z">
        <w:r>
          <w:t xml:space="preserve">de</w:t>
        </w:r>
      </w:ins>
      <w:r>
        <w:t xml:space="preserve"> manifiesto dificultades «ampliamente minimizadas e invisibles en el debate público»</w:t>
      </w:r>
      <w:ins w:id="111" w:author="Corrección" w:date="2026-09-30T12:00:00Z">
        <w:r>
          <w:t xml:space="preserve">,</w:t>
        </w:r>
      </w:ins>
      <w:r>
        <w:t xml:space="preserve"> </w:t>
      </w:r>
      <w:del w:id="112" w:author="Corrección" w:date="2026-09-30T12:00:00Z">
        <w:r>
          <w:delText xml:space="preserve">escriben</w:delText>
        </w:r>
      </w:del>
      <w:ins w:id="113" w:author="Corrección" w:date="2026-09-30T12:00:00Z">
        <w:r>
          <w:t xml:space="preserve">escribe</w:t>
        </w:r>
      </w:ins>
      <w:r>
        <w:t xml:space="preserve"> en </w:t>
      </w:r>
      <w:r>
        <w:rPr>
          <w:i/>
          <w:iCs/>
          <w:rPrChange w:id="114" w:author="Corrección" w:date="2026-09-30T12:00:00Z">
            <w:rPr>
              <w:i w:val="false"/>
              <w:iCs w:val="false"/>
            </w:rPr>
          </w:rPrChange>
        </w:rPr>
        <w:t xml:space="preserve">Le Monde</w:t>
      </w:r>
      <w:r>
        <w:t xml:space="preserve"> un grupo de sociólogos de la Universidad de Tours.</w:t>
      </w:r>
    </w:p>
    <w:p>
      <w:pPr>
        <w:pStyle w:val="Heading2"/>
      </w:pPr>
      <w:r>
        <w:t xml:space="preserve">«Queremos el </w:t>
      </w:r>
      <w:r>
        <w:rPr>
          <w:i/>
          <w:iCs/>
          <w:rPrChange w:id="115" w:author="Corrección" w:date="2026-09-30T12:00:00Z">
            <w:rPr>
              <w:i w:val="false"/>
              <w:iCs w:val="false"/>
            </w:rPr>
          </w:rPrChange>
        </w:rPr>
        <w:t xml:space="preserve">bac</w:t>
      </w:r>
      <w:r>
        <w:t xml:space="preserve">, nos mandan la BAC»</w:t>
      </w:r>
    </w:p>
    <w:p>
      <w:pPr>
        <w:pStyle w:val="Cuerpo"/>
      </w:pPr>
      <w:r>
        <w:t xml:space="preserve">Hubo manifestaciones en todos los departamentos del país, incluso en institutos de la élite de la capital, cuenta </w:t>
      </w:r>
      <w:r>
        <w:rPr>
          <w:i/>
          <w:iCs/>
          <w:rPrChange w:id="116" w:author="Corrección" w:date="2026-09-30T12:00:00Z">
            <w:rPr>
              <w:i w:val="false"/>
              <w:iCs w:val="false"/>
            </w:rPr>
          </w:rPrChange>
        </w:rPr>
        <w:t xml:space="preserve">Le Figaro Étudiant</w:t>
      </w:r>
      <w:r>
        <w:t xml:space="preserve">. </w:t>
      </w:r>
      <w:commentRangeStart w:id="10"/>
      <w:r>
        <w:t xml:space="preserve">En la periferia la protesta pesa más.</w:t>
      </w:r>
      <w:commentRangeEnd w:id="10"/>
      <w:r>
        <w:commentReference w:id="10"/>
      </w:r>
      <w:r>
        <w:t xml:space="preserve"> En la región de París, más de un tercio de los institutos públicos </w:t>
      </w:r>
      <w:commentRangeStart w:id="11"/>
      <w:del w:id="117" w:author="Corrección" w:date="2026-09-30T12:00:00Z">
        <w:r>
          <w:delText xml:space="preserve">cerraron sus puertas</w:delText>
        </w:r>
      </w:del>
      <w:ins w:id="118" w:author="Corrección" w:date="2026-09-30T12:00:00Z">
        <w:r>
          <w:t xml:space="preserve">permanecerían cerrados el lunes</w:t>
        </w:r>
      </w:ins>
      <w:r>
        <w:t xml:space="preserve"> por las protestas, anunció</w:t>
      </w:r>
      <w:commentRangeEnd w:id="11"/>
      <w:r>
        <w:commentReference w:id="11"/>
      </w:r>
      <w:r>
        <w:t xml:space="preserve"> la presidenta de </w:t>
      </w:r>
      <w:del w:id="119" w:author="Corrección" w:date="2026-09-30T12:00:00Z">
        <w:r>
          <w:delText xml:space="preserve">Ile-de-France</w:delText>
        </w:r>
      </w:del>
      <w:ins w:id="120" w:author="Corrección" w:date="2026-09-30T12:00:00Z">
        <w:r>
          <w:t xml:space="preserve">Île-de-France</w:t>
        </w:r>
      </w:ins>
      <w:r>
        <w:t xml:space="preserve">, Valérie Pécresse, citada por Europe 1. </w:t>
      </w:r>
      <w:commentRangeStart w:id="12"/>
      <w:r>
        <w:t xml:space="preserve">«El sistema, para alumnos de la periferia como nosotros, está completamente roto»</w:t>
      </w:r>
      <w:commentRangeEnd w:id="12"/>
      <w:r>
        <w:commentReference w:id="12"/>
      </w:r>
      <w:r>
        <w:t xml:space="preserve">, dice a </w:t>
      </w:r>
      <w:r>
        <w:rPr>
          <w:i/>
          <w:iCs/>
          <w:rPrChange w:id="121" w:author="Corrección" w:date="2026-09-30T12:00:00Z">
            <w:rPr>
              <w:i w:val="false"/>
              <w:iCs w:val="false"/>
            </w:rPr>
          </w:rPrChange>
        </w:rPr>
        <w:t xml:space="preserve">Mediapart</w:t>
      </w:r>
      <w:r>
        <w:t xml:space="preserve"> Niouma, estudiante en Saint-Denis.</w:t>
      </w:r>
    </w:p>
    <w:p>
      <w:pPr>
        <w:pStyle w:val="Cuerpo"/>
      </w:pPr>
      <w:r>
        <w:t xml:space="preserve">La respuesta ha sido sobre todo policial. Ha habido más de 5.000 detenidos, según cifras oficiales recogidas por </w:t>
      </w:r>
      <w:r>
        <w:rPr>
          <w:i/>
          <w:iCs/>
          <w:rPrChange w:id="122" w:author="Corrección" w:date="2026-09-30T12:00:00Z">
            <w:rPr>
              <w:i w:val="false"/>
              <w:iCs w:val="false"/>
            </w:rPr>
          </w:rPrChange>
        </w:rPr>
        <w:t xml:space="preserve">Time</w:t>
      </w:r>
      <w:r>
        <w:t xml:space="preserve">, y el Gobierno habla de «violencia urbana», mientras </w:t>
      </w:r>
      <w:commentRangeStart w:id="13"/>
      <w:r>
        <w:t xml:space="preserve">varios estudiantes han sido hospitalizados con graves lesiones, relata </w:t>
      </w:r>
      <w:r>
        <w:rPr>
          <w:i/>
          <w:iCs/>
          <w:rPrChange w:id="123" w:author="Corrección" w:date="2026-09-30T12:00:00Z">
            <w:rPr>
              <w:i w:val="false"/>
              <w:iCs w:val="false"/>
            </w:rPr>
          </w:rPrChange>
        </w:rPr>
        <w:t xml:space="preserve">Libération</w:t>
      </w:r>
      <w:commentRangeEnd w:id="13"/>
      <w:r>
        <w:commentReference w:id="13"/>
      </w:r>
      <w:r>
        <w:t xml:space="preserve">. </w:t>
      </w:r>
      <w:commentRangeStart w:id="14"/>
      <w:r>
        <w:t xml:space="preserve">Una pancarta recogida por </w:t>
      </w:r>
      <w:r>
        <w:rPr>
          <w:i/>
          <w:iCs/>
          <w:rPrChange w:id="124" w:author="Corrección" w:date="2026-09-30T12:00:00Z">
            <w:rPr>
              <w:i w:val="false"/>
              <w:iCs w:val="false"/>
            </w:rPr>
          </w:rPrChange>
        </w:rPr>
        <w:t xml:space="preserve">The New York Times</w:t>
      </w:r>
      <w:commentRangeEnd w:id="14"/>
      <w:r>
        <w:commentReference w:id="14"/>
      </w:r>
      <w:r>
        <w:t xml:space="preserve"> hace un juego de palabras con el </w:t>
      </w:r>
      <w:r>
        <w:rPr>
          <w:i/>
          <w:iCs/>
          <w:rPrChange w:id="125" w:author="Corrección" w:date="2026-09-30T12:00:00Z">
            <w:rPr>
              <w:i w:val="false"/>
              <w:iCs w:val="false"/>
            </w:rPr>
          </w:rPrChange>
        </w:rPr>
        <w:t xml:space="preserve">bac</w:t>
      </w:r>
      <w:r>
        <w:t xml:space="preserve">, el examen de bachillerato, y la BAC, la brigada anticrimen de la policía: «Queremos el </w:t>
      </w:r>
      <w:r>
        <w:rPr>
          <w:i/>
          <w:iCs/>
          <w:rPrChange w:id="126" w:author="Corrección" w:date="2026-09-30T12:00:00Z">
            <w:rPr>
              <w:i w:val="false"/>
              <w:iCs w:val="false"/>
            </w:rPr>
          </w:rPrChange>
        </w:rPr>
        <w:t xml:space="preserve">bac</w:t>
      </w:r>
      <w:r>
        <w:t xml:space="preserve">, nos mandan la BAC».</w:t>
      </w:r>
    </w:p>
    <w:p>
      <w:pPr>
        <w:pStyle w:val="Heading2"/>
      </w:pPr>
      <w:r>
        <w:t xml:space="preserve">Un país sin margen</w:t>
      </w:r>
    </w:p>
    <w:p>
      <w:pPr>
        <w:pStyle w:val="Cuerpo"/>
      </w:pPr>
      <w:r>
        <w:t xml:space="preserve">La protesta llega pocas semanas después del último informe PISA, que en septiembre dio a Francia sus peores resultados en matemáticas y comprensión lectora desde el año 2000 y la situó entre los países donde el origen social pesa más en las notas. Desde 2022 han pasado por la cartera de Educación siete ministros, </w:t>
      </w:r>
      <w:commentRangeStart w:id="15"/>
      <w:r>
        <w:t xml:space="preserve">«cada uno borrando de la pizarra las reformas del anterior», ironiza </w:t>
      </w:r>
      <w:r>
        <w:rPr>
          <w:i/>
          <w:iCs/>
          <w:rPrChange w:id="127" w:author="Corrección" w:date="2026-09-30T12:00:00Z">
            <w:rPr>
              <w:i w:val="false"/>
              <w:iCs w:val="false"/>
            </w:rPr>
          </w:rPrChange>
        </w:rPr>
        <w:t xml:space="preserve">Le Canard enchaîné</w:t>
      </w:r>
      <w:commentRangeEnd w:id="15"/>
      <w:r>
        <w:commentReference w:id="15"/>
      </w:r>
      <w:r>
        <w:t xml:space="preserve">.</w:t>
      </w:r>
    </w:p>
    <w:p>
      <w:pPr>
        <w:pStyle w:val="Cuerpo"/>
      </w:pPr>
      <w:r>
        <w:t xml:space="preserve">Lo que piden los estudiantes son </w:t>
      </w:r>
      <w:commentRangeStart w:id="16"/>
      <w:r>
        <w:t xml:space="preserve">«políticas estructurales que requieren tiempo y dinero», advierte el editorial de </w:t>
      </w:r>
      <w:r>
        <w:rPr>
          <w:i/>
          <w:iCs/>
          <w:rPrChange w:id="128" w:author="Corrección" w:date="2026-09-30T12:00:00Z">
            <w:rPr>
              <w:i w:val="false"/>
              <w:iCs w:val="false"/>
            </w:rPr>
          </w:rPrChange>
        </w:rPr>
        <w:t xml:space="preserve">Le Monde</w:t>
      </w:r>
      <w:r>
        <w:t xml:space="preserve">. Sin embargo</w:t>
      </w:r>
      <w:commentRangeEnd w:id="16"/>
      <w:r>
        <w:commentReference w:id="16"/>
      </w:r>
      <w:r>
        <w:t xml:space="preserve">, al Gobierno le falta sobre todo lo segundo. Francia arrastra la deuda pública más alta desde 1946, un 119 % del PIB, y su margen de maniobra es </w:t>
      </w:r>
      <w:commentRangeStart w:id="17"/>
      <w:r>
        <w:t xml:space="preserve">«casi inexistente», escribe el cotidiano francés</w:t>
      </w:r>
      <w:commentRangeEnd w:id="17"/>
      <w:r>
        <w:commentReference w:id="17"/>
      </w:r>
      <w:r>
        <w:t xml:space="preserve">. </w:t>
      </w:r>
      <w:commentRangeStart w:id="18"/>
      <w:r>
        <w:t xml:space="preserve">Por si fuera poco, el </w:t>
      </w:r>
      <w:ins w:id="129" w:author="Corrección" w:date="2026-09-30T12:00:00Z">
        <w:r>
          <w:t xml:space="preserve">proyecto de </w:t>
        </w:r>
      </w:ins>
      <w:r>
        <w:t xml:space="preserve">presupuesto del </w:t>
      </w:r>
      <w:del w:id="130" w:author="Corrección" w:date="2026-09-30T12:00:00Z">
        <w:r>
          <w:delText xml:space="preserve">estado</w:delText>
        </w:r>
      </w:del>
      <w:ins w:id="131" w:author="Corrección" w:date="2026-09-30T12:00:00Z">
        <w:r>
          <w:t xml:space="preserve">Estado</w:t>
        </w:r>
      </w:ins>
      <w:r>
        <w:t xml:space="preserve"> para 2027 </w:t>
      </w:r>
      <w:del w:id="132" w:author="Corrección" w:date="2026-09-30T12:00:00Z">
        <w:r>
          <w:delText xml:space="preserve">suprime</w:delText>
        </w:r>
      </w:del>
      <w:ins w:id="133" w:author="Corrección" w:date="2026-09-30T12:00:00Z">
        <w:r>
          <w:t xml:space="preserve">prevé suprimir</w:t>
        </w:r>
      </w:ins>
      <w:r>
        <w:t xml:space="preserve"> 1.588 puestos de docentes</w:t>
      </w:r>
      <w:commentRangeEnd w:id="18"/>
      <w:r>
        <w:commentReference w:id="18"/>
      </w:r>
      <w:r>
        <w:t xml:space="preserve">, según la cadena parlamentaria Public Sénat. Los estudiantes denuncian precisamente </w:t>
      </w:r>
      <w:commentRangeStart w:id="19"/>
      <w:r>
        <w:t xml:space="preserve">«las consecuencias de estas políticas de austeridad», dijo a </w:t>
      </w:r>
      <w:del w:id="134" w:author="Corrección" w:date="2026-09-30T12:00:00Z">
        <w:r>
          <w:delText xml:space="preserve">France Info</w:delText>
        </w:r>
      </w:del>
      <w:ins w:id="135" w:author="Corrección" w:date="2026-09-30T12:00:00Z">
        <w:r>
          <w:t xml:space="preserve">franceinfo</w:t>
        </w:r>
      </w:ins>
      <w:r>
        <w:t xml:space="preserve"> la líder del sindicato CGT</w:t>
      </w:r>
      <w:commentRangeEnd w:id="19"/>
      <w:r>
        <w:commentReference w:id="19"/>
      </w:r>
      <w:r>
        <w:t xml:space="preserve">, Sophie Binet.</w:t>
      </w:r>
    </w:p>
    <w:p>
      <w:pPr>
        <w:pStyle w:val="Heading2"/>
      </w:pPr>
      <w:r>
        <w:t xml:space="preserve">La sombra de 2027</w:t>
      </w:r>
    </w:p>
    <w:p>
      <w:pPr>
        <w:pStyle w:val="Cuerpo"/>
      </w:pPr>
      <w:r>
        <w:t xml:space="preserve">La jornada de este martes ha sido bautizada «Acto III», como los sábados de protesta de los chalecos amarillos en 2018 y 2019. </w:t>
      </w:r>
      <w:commentRangeStart w:id="20"/>
      <w:r>
        <w:rPr>
          <w:i/>
          <w:iCs/>
          <w:rPrChange w:id="136" w:author="Corrección" w:date="2026-09-30T12:00:00Z">
            <w:rPr>
              <w:i w:val="false"/>
              <w:iCs w:val="false"/>
            </w:rPr>
          </w:rPrChange>
        </w:rPr>
        <w:t xml:space="preserve">Le Monde</w:t>
      </w:r>
      <w:r>
        <w:t xml:space="preserve"> teme que «las múltiples cóleras que sacuden el país» se canalicen</w:t>
      </w:r>
      <w:commentRangeEnd w:id="20"/>
      <w:r>
        <w:commentReference w:id="20"/>
      </w:r>
      <w:r>
        <w:t xml:space="preserve"> en la manifestación, más aún cuando al movimiento se han sumado una intersindical de la Educación Nacional y </w:t>
      </w:r>
      <w:commentRangeStart w:id="21"/>
      <w:r>
        <w:t xml:space="preserve">el sindicato de agricultores de la </w:t>
      </w:r>
      <w:r>
        <w:rPr>
          <w:i/>
          <w:iCs/>
          <w:rPrChange w:id="137" w:author="Corrección" w:date="2026-09-30T12:00:00Z">
            <w:rPr>
              <w:i w:val="false"/>
              <w:iCs w:val="false"/>
            </w:rPr>
          </w:rPrChange>
        </w:rPr>
        <w:t xml:space="preserve">Confédération paysanne</w:t>
      </w:r>
      <w:commentRangeEnd w:id="21"/>
      <w:r>
        <w:commentReference w:id="21"/>
      </w:r>
      <w:r>
        <w:t xml:space="preserve">. </w:t>
      </w:r>
      <w:commentRangeStart w:id="22"/>
      <w:r>
        <w:t xml:space="preserve">Los problemas no son pocos</w:t>
      </w:r>
      <w:del w:id="138" w:author="Corrección" w:date="2026-09-30T12:00:00Z">
        <w:r>
          <w:delText xml:space="preserve">,</w:delText>
        </w:r>
      </w:del>
      <w:ins w:id="139" w:author="Corrección" w:date="2026-09-30T12:00:00Z">
        <w:r>
          <w:t xml:space="preserve">:</w:t>
        </w:r>
      </w:ins>
      <w:r>
        <w:t xml:space="preserve"> la nación francesa siente de primera mano el enfado de sus ciudadanos</w:t>
      </w:r>
      <w:commentRangeEnd w:id="22"/>
      <w:r>
        <w:commentReference w:id="22"/>
      </w:r>
      <w:r>
        <w:t xml:space="preserve"> por el aumento del coste de la vida y los recortes a los servicios públicos de los últimos años. </w:t>
      </w:r>
      <w:commentRangeStart w:id="23"/>
      <w:r>
        <w:t xml:space="preserve">«El poder macronista no ha aprendido nada» de las diversas crisis atravesadas, acusa Ségolène Royal, candidata a </w:t>
      </w:r>
      <w:del w:id="140" w:author="Corrección" w:date="2026-09-30T12:00:00Z">
        <w:r>
          <w:delText xml:space="preserve">las primarias de la izquierda</w:delText>
        </w:r>
      </w:del>
      <w:ins w:id="141" w:author="Corrección" w:date="2026-09-30T12:00:00Z">
        <w:r>
          <w:t xml:space="preserve">la primaria socialista</w:t>
        </w:r>
      </w:ins>
      <w:commentRangeEnd w:id="23"/>
      <w:r>
        <w:commentReference w:id="23"/>
      </w:r>
      <w:r>
        <w:t xml:space="preserve">, en una entrevista </w:t>
      </w:r>
      <w:del w:id="142" w:author="Corrección" w:date="2026-09-30T12:00:00Z">
        <w:r>
          <w:delText xml:space="preserve">a</w:delText>
        </w:r>
      </w:del>
      <w:ins w:id="143" w:author="Corrección" w:date="2026-09-30T12:00:00Z">
        <w:r>
          <w:t xml:space="preserve">con</w:t>
        </w:r>
      </w:ins>
      <w:r>
        <w:t xml:space="preserve"> France Inter.</w:t>
      </w:r>
    </w:p>
    <w:p>
      <w:pPr>
        <w:pStyle w:val="Cuerpo"/>
      </w:pPr>
      <w:r>
        <w:t xml:space="preserve">La protesta se ha convertido además en un pulso político que pone a prueba la solidez del Gobierno de Sébastien Lecornu. El Ejecutivo acusa al partido de Jean-Luc Mélenchon, </w:t>
      </w:r>
      <w:commentRangeStart w:id="24"/>
      <w:r>
        <w:t xml:space="preserve">La France Insoumise (LFI), de </w:t>
      </w:r>
      <w:del w:id="144" w:author="Corrección" w:date="2026-09-30T12:00:00Z">
        <w:r>
          <w:delText xml:space="preserve">«echar leña al fuego»</w:delText>
        </w:r>
      </w:del>
      <w:ins w:id="145" w:author="Corrección" w:date="2026-09-30T12:00:00Z">
        <w:r>
          <w:t xml:space="preserve">ser «el detonante de la cólera de los institutos»,</w:t>
        </w:r>
      </w:ins>
      <w:commentRangeEnd w:id="24"/>
      <w:r>
        <w:commentReference w:id="24"/>
      </w:r>
      <w:r>
        <w:t xml:space="preserve"> </w:t>
      </w:r>
      <w:del w:id="146" w:author="Corrección" w:date="2026-09-30T12:00:00Z">
        <w:r>
          <w:delText xml:space="preserve">aún</w:delText>
        </w:r>
      </w:del>
      <w:ins w:id="147" w:author="Corrección" w:date="2026-09-30T12:00:00Z">
        <w:r>
          <w:t xml:space="preserve">aun</w:t>
        </w:r>
      </w:ins>
      <w:r>
        <w:t xml:space="preserve"> a riesgo de «parecer sordo a las reivindicaciones», escribe </w:t>
      </w:r>
      <w:r>
        <w:rPr>
          <w:i/>
          <w:iCs/>
          <w:rPrChange w:id="148" w:author="Corrección" w:date="2026-09-30T12:00:00Z">
            <w:rPr>
              <w:i w:val="false"/>
              <w:iCs w:val="false"/>
            </w:rPr>
          </w:rPrChange>
        </w:rPr>
        <w:t xml:space="preserve">Libération</w:t>
      </w:r>
      <w:r>
        <w:t xml:space="preserve">. Mélenchon</w:t>
      </w:r>
      <w:del w:id="149" w:author="Corrección" w:date="2026-09-30T12:00:00Z">
        <w:r>
          <w:delText xml:space="preserve">, que</w:delText>
        </w:r>
      </w:del>
      <w:r>
        <w:t xml:space="preserve"> espera que el movimiento tenga «un eco para 2027</w:t>
      </w:r>
      <w:ins w:id="150" w:author="Corrección" w:date="2026-09-30T12:00:00Z">
        <w:r>
          <w:t xml:space="preserve">»</w:t>
        </w:r>
      </w:ins>
      <w:r>
        <w:t xml:space="preserve">. </w:t>
      </w:r>
      <w:commentRangeStart w:id="25"/>
      <w:r>
        <w:t xml:space="preserve">En uno de los sondeos de intención de voto</w:t>
      </w:r>
      <w:ins w:id="151" w:author="Corrección" w:date="2026-09-30T12:00:00Z">
        <w:r>
          <w:t xml:space="preserve"> de Ipsos BVA de septiembre,</w:t>
        </w:r>
      </w:ins>
      <w:r>
        <w:t xml:space="preserve"> el 41 % de los jóvenes</w:t>
      </w:r>
      <w:ins w:id="152" w:author="Corrección" w:date="2026-09-30T12:00:00Z">
        <w:r>
          <w:t xml:space="preserve"> menores de 25 años</w:t>
        </w:r>
      </w:ins>
      <w:r>
        <w:t xml:space="preserve"> afirmaba que votaría por </w:t>
      </w:r>
      <w:del w:id="153" w:author="Corrección" w:date="2026-09-30T12:00:00Z">
        <w:r>
          <w:delText xml:space="preserve">el LFI</w:delText>
        </w:r>
      </w:del>
      <w:ins w:id="154" w:author="Corrección" w:date="2026-09-30T12:00:00Z">
        <w:r>
          <w:t xml:space="preserve">Mélenchon</w:t>
        </w:r>
      </w:ins>
      <w:commentRangeEnd w:id="25"/>
      <w:r>
        <w:commentReference w:id="25"/>
      </w:r>
      <w:r>
        <w:t xml:space="preserve">, frente al 20 % que votaría por Marine Le Pen. Quien gane en la primavera de 2027, </w:t>
      </w:r>
      <w:commentRangeStart w:id="26"/>
      <w:r>
        <w:t xml:space="preserve">concluye </w:t>
      </w:r>
      <w:r>
        <w:rPr>
          <w:i/>
          <w:iCs/>
          <w:rPrChange w:id="155" w:author="Corrección" w:date="2026-09-30T12:00:00Z">
            <w:rPr>
              <w:i w:val="false"/>
              <w:iCs w:val="false"/>
            </w:rPr>
          </w:rPrChange>
        </w:rPr>
        <w:t xml:space="preserve">Le Monde</w:t>
      </w:r>
      <w:r>
        <w:t xml:space="preserve">, heredará una «educación empobrecida»</w:t>
      </w:r>
      <w:commentRangeEnd w:id="26"/>
      <w:r>
        <w:commentReference w:id="26"/>
      </w:r>
      <w:r>
        <w:t xml:space="preserve"> y unas cuentas públicas sin margen. Los estudiantes piden que no se espere hasta entonces. Se movilizan, </w:t>
      </w:r>
      <w:commentRangeStart w:id="27"/>
      <w:r>
        <w:t xml:space="preserve">escribe en el mismo diario un alumno de la región de Nantes</w:t>
      </w:r>
      <w:commentRangeEnd w:id="27"/>
      <w:r>
        <w:commentReference w:id="27"/>
      </w:r>
      <w:r>
        <w:t xml:space="preserve">, para que el sistema político entienda que «no puede interesarse por los problemas educativos únicamente cuando está en campaña».</w:t>
      </w:r>
    </w:p>
    <w:sectPr>
      <w:headerReference w:type="default" r:id="rId7"/>
      <w:footerReference w:type="default" r:id="rId8"/>
      <w:pgSz w:w="11906" w:h="16838" w:orient="portrait"/>
      <w:pgMar w:top="1418" w:right="1587" w:bottom="1418" w:left="158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initials="C" w:author="Corrección" w:date="2026-09-30T12:00:00.000Z">
    <w:p>
      <w:r>
        <w:t xml:space="preserve">Atribución errónea, según el verificador: «mettre de l'huile sur le feu» lo dijo Laure Lavalette, portavoz de Reagrupamiento Nacional (oposición), en CNews el 1 de octubre; el Gobierno habló de «surenchère irresponsable» y de «instrumentaliser la colère». «La mayor protesta estudiantil desde 2018» tampoco es verificable como hecho (en el cuerpo es una cita de Politique Matin). Propuesta: «El Gobierno francés acusa a la izquierda radical de instrumentalizar la mayor protesta estudiantil en años». Subtítulo de plantilla. Sin cambios en el texto.</w:t>
      </w:r>
    </w:p>
  </w:comment>
  <w:comment w:id="2" w:initials="C" w:author="Corrección" w:date="2026-09-30T12:00:00.000Z">
    <w:p>
      <w:r>
        <w:t xml:space="preserve">«lo» no tiene antecedente claro: el único candidato es «fuego», que forma parte de la frase hecha y además está mal atribuida. Propuesta: «ya habían encendido ese fuego» o «ya habían prendido la mecha». Subtítulo de plantilla. Sin cambios en el texto.</w:t>
      </w:r>
    </w:p>
  </w:comment>
  <w:comment w:id="3" w:initials="C" w:author="Corrección" w:date="2026-09-30T12:00:00.000Z">
    <w:p>
      <w:r>
        <w:t xml:space="preserve">El subtítulo de la plantilla (v1) iba sin punto final. Si la casa mantiene ese criterio, hay que quitarlo. Se deja a decisión de la autora. Sin cambios en el texto.</w:t>
      </w:r>
    </w:p>
  </w:comment>
  <w:comment w:id="4" w:initials="C" w:author="Corrección" w:date="2026-09-30T12:00:00.000Z">
    <w:p>
      <w:r>
        <w:t xml:space="preserve">No verificable. El resumen del texto de Le Monde habla de una «nouvelle étape/phase», no de «franchit un seuil». Tampoco se ha encontrado «bastante fragmentada y carente de coordinación real». Si se mantiene, «pasa» calca «franchit»: mejor «cruza un umbral». Sin cambios en el texto.</w:t>
      </w:r>
    </w:p>
  </w:comment>
  <w:comment w:id="5" w:initials="C" w:author="Corrección" w:date="2026-09-30T12:00:00.000Z">
    <w:p>
      <w:r>
        <w:t xml:space="preserve">No verificable: el verificador no ha localizado Politique Matin. Se añade coma antes de «y», porque une dos oraciones con sujetos distintos. Estilo: «en todos los departamentos del país» se repite al principio del párrafo de Le Figaro Étudiant.</w:t>
      </w:r>
    </w:p>
  </w:comment>
  <w:comment w:id="6" w:initials="C" w:author="Corrección" w:date="2026-09-30T12:00:00.000Z">
    <w:p>
      <w:r>
        <w:t xml:space="preserve">Matiz que sigue igual que en la v1: los alumnos no se sumaron a la huelga del personal, sino que bloquearon el centro tras ella. Propuesta: «que bloquearon el centro en apoyo de la huelga del personal». Sin cambios en el texto.</w:t>
      </w:r>
    </w:p>
  </w:comment>
  <w:comment w:id="7" w:initials="C" w:author="Corrección" w:date="2026-09-30T12:00:00.000Z">
    <w:p>
      <w:r>
        <w:t xml:space="preserve">Se recoloca el inciso para que no parezca que los sindicatos «reparten» las plazas. «De manera elitista» no es verificable: los sindicatos (USL, Union étudiante) piden la «abrogation de Parcoursup» y el «fin de la sélection», y denuncian el estrés.</w:t>
      </w:r>
    </w:p>
  </w:comment>
  <w:comment w:id="8" w:initials="C" w:author="Corrección" w:date="2026-09-30T12:00:00.000Z">
    <w:p>
      <w:r>
        <w:t xml:space="preserve">No verificable. En la v1 la cita era «muy comunes» y ahora es «muy habituales», sin que conste el original francés. Que la autora dé la cita en francés. Sin cambios en el texto.</w:t>
      </w:r>
    </w:p>
  </w:comment>
  <w:comment w:id="9" w:initials="C" w:author="Corrección" w:date="2026-09-30T12:00:00.000Z">
    <w:p>
      <w:r>
        <w:t xml:space="preserve">Discordancia con la fuente: el resumen de la tribuna de Tours dice que no es «solo un rechazo puntual de reformas o pruebas», no que no vaya contra ninguna. Se corrige el matiz con el cambio mínimo. «Ampliamente minimizadas e invisibles…» sigue sin verificar. También se corrige «poner de manifiesto» y la concordancia «un grupo… escribe».</w:t>
      </w:r>
    </w:p>
  </w:comment>
  <w:comment w:id="10" w:initials="C" w:author="Corrección" w:date="2026-09-30T12:00:00.000Z">
    <w:p>
      <w:r>
        <w:t xml:space="preserve">Estilo: valoración sin fuente. Además, el dato siguiente es de toda la región de París, no solo de la periferia. Conviene atribuirla o quitarla. Sin cambios en el texto.</w:t>
      </w:r>
    </w:p>
  </w:comment>
  <w:comment w:id="11" w:initials="C" w:author="Corrección" w:date="2026-09-30T12:00:00.000Z">
    <w:p>
      <w:r>
        <w:t xml:space="preserve">Discordancia: Pécresse lo anunció como previsión («Plus de 160 lycées fermés lundi, soit plus d'un tiers»), no como balance. Se corrige el tiempo verbal y se escribe Île-de-France con tilde. Estilo: «región de París» y «Île-de-France» son redundantes, así que podría bastar con «su presidenta».</w:t>
      </w:r>
    </w:p>
  </w:comment>
  <w:comment w:id="12" w:initials="C" w:author="Corrección" w:date="2026-09-30T12:00:00.000Z">
    <w:p>
      <w:r>
        <w:t xml:space="preserve">ALERTA: esta cita de Niouma no es la de la v1 («Es Parcoursup el que decide nuestro futuro: solo podemos sentirnos abandonados») y no se ha aportado una fuente nueva. No es verificable. No se borra, pero la autora debe dar el original de Mediapart. Sin cambios en el texto.</w:t>
      </w:r>
    </w:p>
  </w:comment>
  <w:comment w:id="13" w:initials="C" w:author="Corrección" w:date="2026-09-30T12:00:00.000Z">
    <w:p>
      <w:r>
        <w:t xml:space="preserve">No verificable: el verificador no ha encontrado en Libération lo de los hospitalizados con lesiones graves. La cifra de más de 5.000 detenidos sí es correcta (acumulada desde el 28 de septiembre). Sin cambios en el texto.</w:t>
      </w:r>
    </w:p>
  </w:comment>
  <w:comment w:id="14" w:initials="C" w:author="Corrección" w:date="2026-09-30T12:00:00.000Z">
    <w:p>
      <w:r>
        <w:t xml:space="preserve">Atribución no localizada. El lema «On demande le bac, ça nous ramène la BAC» es un titular de France 24 (Saint-Denis), y la foto de AP en Lille dice «we want BAC Not the BAC». No se borra por si la autora tiene la fuente. Estilo: la cita repite literalmente el ladillo. Se pone *bac* en cursiva. Sin cambios en el texto.</w:t>
      </w:r>
    </w:p>
  </w:comment>
  <w:comment w:id="15" w:initials="C" w:author="Corrección" w:date="2026-09-30T12:00:00.000Z">
    <w:p>
      <w:r>
        <w:t xml:space="preserve">No verificable (igual que en la v1). El dato de los siete ministros sí es correcto. Sin cambios en el texto.</w:t>
      </w:r>
    </w:p>
  </w:comment>
  <w:comment w:id="16" w:initials="C" w:author="Corrección" w:date="2026-09-30T12:00:00.000Z">
    <w:p>
      <w:r>
        <w:t xml:space="preserve">«Políticas estructurales…» no es verificable y tampoco está confirmado que sea un editorial y no una tribuna. Estilo: «Sin embargo» no introduce ningún contraste. Propuesta: «Y al Gobierno le falta…» o recuperar la coma de la v1. Sin cambios en el texto.</w:t>
      </w:r>
    </w:p>
  </w:comment>
  <w:comment w:id="17" w:initials="C" w:author="Corrección" w:date="2026-09-30T12:00:00.000Z">
    <w:p>
      <w:r>
        <w:t xml:space="preserve">«Casi inexistente» no es verificable. El 119 % del PIB es correcto según el INSEE, aunque no se ha confirmado en el texto. Estilo: «cotidiano» es un galicismo, mejor «diario». Sin cambios en el texto.</w:t>
      </w:r>
    </w:p>
  </w:comment>
  <w:comment w:id="18" w:initials="C" w:author="Corrección" w:date="2026-09-30T12:00:00.000Z">
    <w:p>
      <w:r>
        <w:t xml:space="preserve">Discordancia: los 1.588 puestos son correctos (Public Sénat), pero están en el proyecto de ley de finanzas del 1 de octubre, que aún no se ha aprobado. Se escribe «Estado» con mayúscula. Contexto: el presupuesto de Educación sube 1.200 millones. Estilo: «Por si fuera poco» es opinativo, mejor «Además».</w:t>
      </w:r>
    </w:p>
  </w:comment>
  <w:comment w:id="19" w:initials="C" w:author="Corrección" w:date="2026-09-30T12:00:00.000Z">
    <w:p>
      <w:r>
        <w:t xml:space="preserve">La cita no es verificable, aunque el medio es plausible. En franceinfo sí dijo: «La stratégie du gouvernement a conduit à ces violences». Se escribe franceinfo, en redonda y minúscula. Estilo: mejor «la secretaria general del sindicato francés CGT», para no confundirlo con la CGT española.</w:t>
      </w:r>
    </w:p>
  </w:comment>
  <w:comment w:id="20" w:initials="C" w:author="Corrección" w:date="2026-09-30T12:00:00.000Z">
    <w:p>
      <w:r>
        <w:t xml:space="preserve">No verificable: el texto de Le Monde habla de una «coalition des colères». «Acto III» es plausible, porque el acto II fue el 1 de octubre, pero no se ha visto escrito. Estilo: «teme» atribuye un sentimiento, mejor «advierte». Sin cambios en el texto.</w:t>
      </w:r>
    </w:p>
  </w:comment>
  <w:comment w:id="21" w:initials="C" w:author="Corrección" w:date="2026-09-30T12:00:00.000Z">
    <w:p>
      <w:r>
        <w:t xml:space="preserve">No verificable: no consta que la Confédération paysanne se haya sumado, y podría ser una confusión con la lista de cóleras del texto de Le Monde. No se borra porque la autora puede tener la fuente. Se pone en cursiva por ser un nombre extranjero.</w:t>
      </w:r>
    </w:p>
  </w:comment>
  <w:comment w:id="22" w:initials="C" w:author="Corrección" w:date="2026-09-30T12:00:00.000Z">
    <w:p>
      <w:r>
        <w:t xml:space="preserve">Se cambia la coma que une dos oraciones por dos puntos. Estilo: es una valoración sin atribuir y «nación»/«ciudadanos» es redundante. Mejor atribuirla o acortarla.</w:t>
      </w:r>
    </w:p>
  </w:comment>
  <w:comment w:id="23" w:initials="C" w:author="Corrección" w:date="2026-09-30T12:00:00.000Z">
    <w:p>
      <w:r>
        <w:t xml:space="preserve">Discordancia: Royal es candidata a la primaria socialista (PS, Place publique y GRS), no «a las primarias de la izquierda». La frase original es «En dix ans, le pouvoir macroniste n'a rien appris», así que «de las diversas crisis atravesadas» es una paráfrasis sin verificar. Se cambia también «entrevista a» por «entrevista con», porque Royal es la entrevistada.</w:t>
      </w:r>
    </w:p>
  </w:comment>
  <w:comment w:id="24" w:initials="C" w:author="Corrección" w:date="2026-09-30T12:00:00.000Z">
    <w:p>
      <w:r>
        <w:t xml:space="preserve">Discordancia: en Libération la cita verificada es «détonateur de la colère lycéenne». «Mettre de l'huile sur le feu» es de Laure Lavalette (RN), no del Gobierno. Se corrige y se pone «aun» (= incluso) con coma concesiva. Quien se arriesga a «parecer sordo» es el Gobierno, como confirma Libération. Sugerencia: «La Francia Insumisa» (Fundéu, como en la v1).</w:t>
      </w:r>
    </w:p>
  </w:comment>
  <w:comment w:id="25" w:initials="C" w:author="Corrección" w:date="2026-09-30T12:00:00.000Z">
    <w:p>
      <w:r>
        <w:t xml:space="preserve">Se cierra la comilla y se arregla la frase sin verbo. Discordancia: según el sondeo de Ipsos BVA de septiembre, el 41 % de los menores de 25 años votaría a Mélenchon (candidato, no partido), frente al 20 % que votaría a Le Pen. Sugerencia: coma tras «voto» y Le Pen con su cargo.</w:t>
      </w:r>
    </w:p>
  </w:comment>
  <w:comment w:id="26" w:initials="C" w:author="Corrección" w:date="2026-09-30T12:00:00.000Z">
    <w:p>
      <w:r>
        <w:t xml:space="preserve">«Educación empobrecida» no es verificable, igual que en la v1. Sin cambios en el texto.</w:t>
      </w:r>
    </w:p>
  </w:comment>
  <w:comment w:id="27" w:initials="C" w:author="Corrección" w:date="2026-09-30T12:00:00.000Z">
    <w:p>
      <w:r>
        <w:t xml:space="preserve">Es la tribuna de Nicolas Boucaud-Bialchuk (Le Monde, 4 de octubre). Ni la cita ni «región de Nantes» se pueden verificar en los resúmenes. En la v1 era «alumno de último curso». Sin cambios en el texto.</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Texto original · correcciones con control de cambios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lang w:val="es-ES"/>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pPr>
    <w:rPr>
      <w:rFonts w:ascii="Georgia" w:cs="Georgia" w:eastAsia="Georgia" w:hAnsi="Georgia"/>
      <w:b/>
      <w:bCs/>
      <w:color w:val="111111"/>
      <w:sz w:val="44"/>
      <w:szCs w:val="44"/>
    </w:rPr>
  </w:style>
  <w:style w:type="paragraph" w:styleId="Heading2">
    <w:name w:val="Heading 2"/>
    <w:basedOn w:val="Normal"/>
    <w:next w:val="Normal"/>
    <w:qFormat/>
    <w:pPr>
      <w:keepNext/>
      <w:spacing w:after="120" w:before="360"/>
      <w:outlineLvl w:val="1"/>
    </w:pPr>
    <w:rPr>
      <w:rFonts w:ascii="Arial" w:cs="Arial" w:eastAsia="Arial" w:hAnsi="Arial"/>
      <w:b/>
      <w:bCs/>
      <w:color w:val="1F3864"/>
      <w:sz w:val="26"/>
      <w:szCs w:val="26"/>
    </w:rPr>
  </w:style>
  <w:style w:type="paragraph" w:styleId="Subtitulo">
    <w:name w:val="Subtítulo"/>
    <w:basedOn w:val="Normal"/>
    <w:next w:val="Normal"/>
    <w:pPr>
      <w:spacing w:after="280" w:line="300"/>
    </w:pPr>
    <w:rPr>
      <w:rFonts w:ascii="Georgia" w:cs="Georgia" w:eastAsia="Georgia" w:hAnsi="Georgia"/>
      <w:b/>
      <w:bCs/>
      <w:color w:val="444444"/>
      <w:sz w:val="27"/>
      <w:szCs w:val="27"/>
    </w:rPr>
  </w:style>
  <w:style w:type="paragraph" w:styleId="Etiqueta">
    <w:name w:val="Etiqueta"/>
    <w:basedOn w:val="Normal"/>
    <w:next w:val="Cuerpo"/>
    <w:pPr>
      <w:spacing w:after="200"/>
    </w:pPr>
    <w:rPr>
      <w:rFonts w:ascii="Arial" w:cs="Arial" w:eastAsia="Arial" w:hAnsi="Arial"/>
      <w:b/>
      <w:bCs/>
      <w:caps/>
      <w:color w:val="8B0000"/>
      <w:sz w:val="18"/>
      <w:szCs w:val="18"/>
    </w:rPr>
  </w:style>
  <w:style w:type="paragraph" w:styleId="Cuerpo">
    <w:name w:val="Cuerpo"/>
    <w:basedOn w:val="Normal"/>
    <w:next w:val="Cuerpo"/>
    <w:pPr>
      <w:spacing w:after="180" w:line="312"/>
    </w:pPr>
    <w:rPr>
      <w:rFonts w:ascii="Georgia" w:cs="Georgia" w:eastAsia="Georgia" w:hAnsi="Georgi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revuelta de los institutos franceses amenaza con unir todas las cóleras del país — correcciones</dc:title>
  <dc:creator>Corrección</dc:creator>
  <cp:lastModifiedBy>Un-named</cp:lastModifiedBy>
  <cp:revision>1</cp:revision>
  <dcterms:created xsi:type="dcterms:W3CDTF">2026-10-06T08:29:44.548Z</dcterms:created>
  <dcterms:modified xsi:type="dcterms:W3CDTF">2026-10-06T08:29:44.559Z</dcterms:modified>
</cp:coreProperties>
</file>

<file path=docProps/custom.xml><?xml version="1.0" encoding="utf-8"?>
<Properties xmlns="http://schemas.openxmlformats.org/officeDocument/2006/custom-properties" xmlns:vt="http://schemas.openxmlformats.org/officeDocument/2006/docPropsVTypes"/>
</file>