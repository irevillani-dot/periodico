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Computación cuántica: </w:t>
      </w:r>
      <w:commentRangeStart w:id="1"/>
      <w:r>
        <w:t xml:space="preserve">«una moneda que gira en el aire»</w:t>
      </w:r>
      <w:commentRangeEnd w:id="1"/>
      <w:r>
        <w:commentReference w:id="1"/>
      </w:r>
    </w:p>
    <w:p>
      <w:pPr>
        <w:pStyle w:val="Subtitulo"/>
      </w:pPr>
      <w:r>
        <w:t xml:space="preserve">Empresas y Gobiernos </w:t>
      </w:r>
      <w:commentRangeStart w:id="2"/>
      <w:r>
        <w:t xml:space="preserve">multiplican las inversiones</w:t>
      </w:r>
      <w:ins w:id="100" w:author="Corrección" w:date="2026-09-30T12:00:00Z">
        <w:r>
          <w:t xml:space="preserve">,</w:t>
        </w:r>
      </w:ins>
      <w:r>
        <w:t xml:space="preserve"> y Estados Unidos, China y Europa compiten</w:t>
      </w:r>
      <w:commentRangeEnd w:id="2"/>
      <w:r>
        <w:commentReference w:id="2"/>
      </w:r>
      <w:r>
        <w:t xml:space="preserve"> por llegar primero, mientras los científicos discuten qué pueden hacer ya estas máquinas y qué sigue siendo promesa</w:t>
      </w:r>
    </w:p>
    <w:p>
      <w:pPr>
        <w:pStyle w:val="Cuerpo"/>
      </w:pPr>
      <w:r>
        <w:t xml:space="preserve">El número de empresas de computación cuántica que cotizan en la bolsa estadounidense </w:t>
      </w:r>
      <w:commentRangeStart w:id="3"/>
      <w:r>
        <w:t xml:space="preserve">se ha duplicado desde enero, señala </w:t>
      </w:r>
      <w:r>
        <w:rPr>
          <w:i/>
          <w:iCs/>
          <w:rPrChange w:id="101" w:author="Corrección" w:date="2026-09-30T12:00:00Z">
            <w:rPr>
              <w:i w:val="false"/>
              <w:iCs w:val="false"/>
            </w:rPr>
          </w:rPrChange>
        </w:rPr>
        <w:t xml:space="preserve">Wired</w:t>
      </w:r>
      <w:r>
        <w:t xml:space="preserve">. </w:t>
      </w:r>
      <w:del w:id="102" w:author="Corrección" w:date="2026-09-30T12:00:00Z">
        <w:r>
          <w:delText xml:space="preserve">La última</w:delText>
        </w:r>
      </w:del>
      <w:ins w:id="103" w:author="Corrección" w:date="2026-09-30T12:00:00Z">
        <w:r>
          <w:t xml:space="preserve">Una de las últimas</w:t>
        </w:r>
      </w:ins>
      <w:r>
        <w:t xml:space="preserve"> en debutar, Quantinuum,</w:t>
      </w:r>
      <w:commentRangeEnd w:id="3"/>
      <w:r>
        <w:commentReference w:id="3"/>
      </w:r>
      <w:r>
        <w:t xml:space="preserve"> perdió casi 200 millones de dólares el año pasado, y aun así los inversores siguen llegando. </w:t>
      </w:r>
      <w:commentRangeStart w:id="4"/>
      <w:r>
        <w:t xml:space="preserve">En </w:t>
      </w:r>
      <w:ins w:id="104" w:author="Corrección" w:date="2026-09-30T12:00:00Z">
        <w:r>
          <w:t xml:space="preserve">la mayoría de las empresas de </w:t>
        </w:r>
      </w:ins>
      <w:r>
        <w:t xml:space="preserve">este sector «todavía no se compra un negocio, se compra una probabilidad», resume Olivier Roussy Newton</w:t>
      </w:r>
      <w:commentRangeEnd w:id="4"/>
      <w:r>
        <w:commentReference w:id="4"/>
      </w:r>
      <w:r>
        <w:t xml:space="preserve">, consejero delegado de BTQ Technologies.</w:t>
      </w:r>
    </w:p>
    <w:p>
      <w:pPr>
        <w:pStyle w:val="Cuerpo"/>
      </w:pPr>
      <w:commentRangeStart w:id="5"/>
      <w:r>
        <w:t xml:space="preserve">Los ordenadores cuánticos podrían conducir «al descubrimiento de nuevos medicamentos y vacunas, así como al descifrado de las técnicas de encriptación que protegen los secretos del mundo», escribe </w:t>
      </w:r>
      <w:r>
        <w:rPr>
          <w:i/>
          <w:iCs/>
          <w:rPrChange w:id="105" w:author="Corrección" w:date="2026-09-30T12:00:00Z">
            <w:rPr>
              <w:i w:val="false"/>
              <w:iCs w:val="false"/>
            </w:rPr>
          </w:rPrChange>
        </w:rPr>
        <w:t xml:space="preserve">The New York Times</w:t>
      </w:r>
      <w:commentRangeEnd w:id="5"/>
      <w:r>
        <w:commentReference w:id="5"/>
      </w:r>
      <w:r>
        <w:t xml:space="preserve">. Por eso Washington, Bruselas y Pekín han convertido la tecnología en su próximo terreno de competición. </w:t>
      </w:r>
      <w:commentRangeStart w:id="6"/>
      <w:r>
        <w:t xml:space="preserve">Pero las máquinas actuales todavía no hacen nada que no pueda hacer un ordenador convencional</w:t>
      </w:r>
      <w:commentRangeEnd w:id="6"/>
      <w:r>
        <w:commentReference w:id="6"/>
      </w:r>
      <w:r>
        <w:t xml:space="preserve">, y los propios científicos discuten cuánto de lo que se anuncia es ciencia y cuánto, </w:t>
      </w:r>
      <w:r>
        <w:rPr>
          <w:i/>
          <w:iCs/>
          <w:rPrChange w:id="106" w:author="Corrección" w:date="2026-09-30T12:00:00Z">
            <w:rPr>
              <w:i w:val="false"/>
              <w:iCs w:val="false"/>
            </w:rPr>
          </w:rPrChange>
        </w:rPr>
        <w:t xml:space="preserve">marketing</w:t>
      </w:r>
      <w:r>
        <w:t xml:space="preserve">.</w:t>
      </w:r>
    </w:p>
    <w:p>
      <w:pPr>
        <w:pStyle w:val="Heading2"/>
      </w:pPr>
      <w:r>
        <w:t xml:space="preserve">«Una moneda que gira en el aire»</w:t>
      </w:r>
    </w:p>
    <w:p>
      <w:pPr>
        <w:pStyle w:val="Cuerpo"/>
      </w:pPr>
      <w:r>
        <w:t xml:space="preserve">Un ordenador o un teléfono funcionan con bits, que valen uno o cero. El cúbit, la unidad de un ordenador cuántico, puede ser uno, cero </w:t>
      </w:r>
      <w:commentRangeStart w:id="7"/>
      <w:r>
        <w:t xml:space="preserve">«y cualquier combinación de ambos estados a la vez», explica </w:t>
      </w:r>
      <w:r>
        <w:rPr>
          <w:i/>
          <w:iCs/>
          <w:rPrChange w:id="107" w:author="Corrección" w:date="2026-09-30T12:00:00Z">
            <w:rPr>
              <w:i w:val="false"/>
              <w:iCs w:val="false"/>
            </w:rPr>
          </w:rPrChange>
        </w:rPr>
        <w:t xml:space="preserve">The European Correspondent</w:t>
      </w:r>
      <w:commentRangeEnd w:id="7"/>
      <w:r>
        <w:commentReference w:id="7"/>
      </w:r>
      <w:r>
        <w:t xml:space="preserve">. </w:t>
      </w:r>
      <w:commentRangeStart w:id="8"/>
      <w:r>
        <w:rPr>
          <w:i/>
          <w:iCs/>
          <w:rPrChange w:id="108" w:author="Corrección" w:date="2026-09-30T12:00:00Z">
            <w:rPr>
              <w:i w:val="false"/>
              <w:iCs w:val="false"/>
            </w:rPr>
          </w:rPrChange>
        </w:rPr>
        <w:t xml:space="preserve">The Verge</w:t>
      </w:r>
      <w:r>
        <w:t xml:space="preserve"> propone una imagen: una moneda que gira en el aire y que, antes de caer, es a la vez cara y cruz.</w:t>
      </w:r>
      <w:commentRangeEnd w:id="8"/>
      <w:r>
        <w:commentReference w:id="8"/>
      </w:r>
      <w:r>
        <w:t xml:space="preserve"> </w:t>
      </w:r>
      <w:commentRangeStart w:id="9"/>
      <w:r>
        <w:t xml:space="preserve">Por eso </w:t>
      </w:r>
      <w:ins w:id="109" w:author="Corrección" w:date="2026-09-30T12:00:00Z">
        <w:r>
          <w:t xml:space="preserve">un ordenador cuántico </w:t>
        </w:r>
      </w:ins>
      <w:r>
        <w:t xml:space="preserve">puede explorar muchas soluciones en paralelo, donde un ordenador clásico las prueba una tras otra.</w:t>
      </w:r>
      <w:commentRangeEnd w:id="9"/>
      <w:r>
        <w:commentReference w:id="9"/>
      </w:r>
      <w:r>
        <w:t xml:space="preserve"> </w:t>
      </w:r>
      <w:commentRangeStart w:id="10"/>
      <w:r>
        <w:t xml:space="preserve">Los ordenadores cuánticos «no son solo más rápidos: piensan de otra manera».</w:t>
      </w:r>
      <w:commentRangeEnd w:id="10"/>
      <w:r>
        <w:commentReference w:id="10"/>
      </w:r>
    </w:p>
    <w:p>
      <w:pPr>
        <w:pStyle w:val="Cuerpo"/>
      </w:pPr>
      <w:r>
        <w:t xml:space="preserve">Está más claro para qué no sirven. No sustituirán al ordenador que llevamos en el bolsillo, </w:t>
      </w:r>
      <w:commentRangeStart w:id="11"/>
      <w:r>
        <w:t xml:space="preserve">insisten </w:t>
      </w:r>
      <w:del w:id="110" w:author="Corrección" w:date="2026-09-30T12:00:00Z">
        <w:r>
          <w:delText xml:space="preserve">en el pódcast de Itnig </w:delText>
        </w:r>
      </w:del>
      <w:r>
        <w:t xml:space="preserve">Marta Estarellas y Víctor Canivell, </w:t>
      </w:r>
      <w:del w:id="111" w:author="Corrección" w:date="2026-09-30T12:00:00Z">
        <w:r>
          <w:delText xml:space="preserve">directivos</w:delText>
        </w:r>
      </w:del>
      <w:ins w:id="112" w:author="Corrección" w:date="2026-09-30T12:00:00Z">
        <w:r>
          <w:t xml:space="preserve">consejera delegada y presidente</w:t>
        </w:r>
      </w:ins>
      <w:r>
        <w:t xml:space="preserve"> de la empresa barcelonesa Qilimanjaro</w:t>
      </w:r>
      <w:ins w:id="113" w:author="Corrección" w:date="2026-09-30T12:00:00Z">
        <w:r>
          <w:t xml:space="preserve">, en el pódcast de Itnig</w:t>
        </w:r>
      </w:ins>
      <w:commentRangeEnd w:id="11"/>
      <w:r>
        <w:commentReference w:id="11"/>
      </w:r>
      <w:r>
        <w:t xml:space="preserve">. </w:t>
      </w:r>
      <w:commentRangeStart w:id="12"/>
      <w:r>
        <w:t xml:space="preserve">Serán aceleradores para un catálogo muy reducido de problemas, y el primero será simular moléculas y materiales: baterías más potentes, nuevos materiales para la industria química y fármacos diseñados sin ensayo y error.</w:t>
      </w:r>
      <w:commentRangeEnd w:id="12"/>
      <w:r>
        <w:commentReference w:id="12"/>
      </w:r>
    </w:p>
    <w:p>
      <w:pPr>
        <w:pStyle w:val="Heading2"/>
      </w:pPr>
      <w:r>
        <w:t xml:space="preserve">«Sobre todo relaciones públicas»</w:t>
      </w:r>
    </w:p>
    <w:p>
      <w:pPr>
        <w:pStyle w:val="Cuerpo"/>
      </w:pPr>
      <w:r>
        <w:t xml:space="preserve">Antes de cumplir esas promesas, la tecnología tiene que superar dos obstáculos. El primero es físico: los cúbits son extremadamente frágiles. Cualquier vibración o el mínimo calor les hace perder su estado cuántico, por lo que </w:t>
      </w:r>
      <w:commentRangeStart w:id="13"/>
      <w:r>
        <w:t xml:space="preserve">las máquinas se enfrían hasta casi el cero absoluto. Aun así, los cúbits conservan la información apenas millonésimas de segundo, explican Estarellas y Canivell.</w:t>
      </w:r>
      <w:commentRangeEnd w:id="13"/>
      <w:r>
        <w:commentReference w:id="13"/>
      </w:r>
    </w:p>
    <w:p>
      <w:pPr>
        <w:pStyle w:val="Cuerpo"/>
      </w:pPr>
      <w:r>
        <w:t xml:space="preserve">El segundo obstáculo deriva del primero: </w:t>
      </w:r>
      <w:commentRangeStart w:id="14"/>
      <w:r>
        <w:t xml:space="preserve">con piezas tan inestables, los errores se acumulan, y los problemas que interesan exigen precisamente cálculos largos, señala </w:t>
      </w:r>
      <w:r>
        <w:rPr>
          <w:i/>
          <w:iCs/>
          <w:rPrChange w:id="114" w:author="Corrección" w:date="2026-09-30T12:00:00Z">
            <w:rPr>
              <w:i w:val="false"/>
              <w:iCs w:val="false"/>
            </w:rPr>
          </w:rPrChange>
        </w:rPr>
        <w:t xml:space="preserve">The Verge</w:t>
      </w:r>
      <w:r>
        <w:t xml:space="preserve">. Para compensarlo hay que agrupar muchos cúbits en uno solo más fiable, de modo que una máquina con cientos de cúbits dispone en realidad de muy pocos útiles.</w:t>
      </w:r>
      <w:commentRangeEnd w:id="14"/>
      <w:r>
        <w:commentReference w:id="14"/>
      </w:r>
      <w:r>
        <w:t xml:space="preserve"> </w:t>
      </w:r>
      <w:commentRangeStart w:id="15"/>
      <w:r>
        <w:t xml:space="preserve">Por eso las que presumen de 200 son «sobre todo relaciones públicas», dice a </w:t>
      </w:r>
      <w:r>
        <w:rPr>
          <w:i/>
          <w:iCs/>
          <w:rPrChange w:id="115" w:author="Corrección" w:date="2026-09-30T12:00:00Z">
            <w:rPr>
              <w:i w:val="false"/>
              <w:iCs w:val="false"/>
            </w:rPr>
          </w:rPrChange>
        </w:rPr>
        <w:t xml:space="preserve">The European Correspondent</w:t>
      </w:r>
      <w:r>
        <w:t xml:space="preserve"> Markus Holmgren, investigador del Instituto Finlandés de Asuntos Internacionales: «Añadir cúbits no aporta ningún beneficio porque los ordenadores cuánticos siguen siendo demasiado propensos a errores».</w:t>
      </w:r>
      <w:commentRangeEnd w:id="15"/>
      <w:r>
        <w:commentReference w:id="15"/>
      </w:r>
    </w:p>
    <w:p>
      <w:pPr>
        <w:pStyle w:val="Cuerpo"/>
      </w:pPr>
      <w:r>
        <w:t xml:space="preserve">Las dudas de los científicos no frenan a los inversores. </w:t>
      </w:r>
      <w:commentRangeStart w:id="16"/>
      <w:r>
        <w:t xml:space="preserve">Google, IBM y Microsoft sitúan hacia 2030 el momento en que sus máquinas superarán a las convencionales.</w:t>
      </w:r>
      <w:commentRangeEnd w:id="16"/>
      <w:r>
        <w:commentReference w:id="16"/>
      </w:r>
      <w:r>
        <w:t xml:space="preserve"> </w:t>
      </w:r>
      <w:commentRangeStart w:id="17"/>
      <w:r>
        <w:t xml:space="preserve">Para Sundar Pichai, </w:t>
      </w:r>
      <w:del w:id="116" w:author="Corrección" w:date="2026-09-30T12:00:00Z">
        <w:r>
          <w:delText xml:space="preserve">director ejecutivo</w:delText>
        </w:r>
      </w:del>
      <w:ins w:id="117" w:author="Corrección" w:date="2026-09-30T12:00:00Z">
        <w:r>
          <w:t xml:space="preserve">consejero delegado</w:t>
        </w:r>
      </w:ins>
      <w:r>
        <w:t xml:space="preserve"> de Google, la tecnología está «donde estaba la IA hace quizás cinco años», recoge el </w:t>
      </w:r>
      <w:r>
        <w:rPr>
          <w:i/>
          <w:iCs/>
          <w:rPrChange w:id="118" w:author="Corrección" w:date="2026-09-30T12:00:00Z">
            <w:rPr>
              <w:i w:val="false"/>
              <w:iCs w:val="false"/>
            </w:rPr>
          </w:rPrChange>
        </w:rPr>
        <w:t xml:space="preserve">Financial Times</w:t>
      </w:r>
      <w:r>
        <w:t xml:space="preserve">.</w:t>
      </w:r>
      <w:commentRangeEnd w:id="17"/>
      <w:r>
        <w:commentReference w:id="17"/>
      </w:r>
    </w:p>
    <w:p>
      <w:pPr>
        <w:pStyle w:val="Heading2"/>
      </w:pPr>
      <w:r>
        <w:t xml:space="preserve">¿Cuándo llegará el «Día Q»?</w:t>
      </w:r>
    </w:p>
    <w:p>
      <w:pPr>
        <w:pStyle w:val="Cuerpo"/>
      </w:pPr>
      <w:r>
        <w:t xml:space="preserve">La aplicación que más preocupa a los Gobiernos es la que todavía no existe. </w:t>
      </w:r>
      <w:commentRangeStart w:id="18"/>
      <w:r>
        <w:t xml:space="preserve">El cifrado que protege hoy la banca y los secretos de Estado se basa en una operación matemática que un ordenador actual tardaría siglos en resolver; uno cuántico suficientemente potente la resolvería en poco tiempo, explica el </w:t>
      </w:r>
      <w:r>
        <w:rPr>
          <w:i/>
          <w:iCs/>
          <w:rPrChange w:id="119" w:author="Corrección" w:date="2026-09-30T12:00:00Z">
            <w:rPr>
              <w:i w:val="false"/>
              <w:iCs w:val="false"/>
            </w:rPr>
          </w:rPrChange>
        </w:rPr>
        <w:t xml:space="preserve">Financial Times</w:t>
      </w:r>
      <w:r>
        <w:t xml:space="preserve">.</w:t>
      </w:r>
      <w:commentRangeEnd w:id="18"/>
      <w:r>
        <w:commentReference w:id="18"/>
      </w:r>
      <w:r>
        <w:t xml:space="preserve"> </w:t>
      </w:r>
      <w:commentRangeStart w:id="19"/>
      <w:r>
        <w:t xml:space="preserve">Al día en que eso ocurra se le llama ya «Día Q», y nadie sabe cuándo llegará. Google habla de 2029.</w:t>
      </w:r>
      <w:commentRangeEnd w:id="19"/>
      <w:r>
        <w:commentReference w:id="19"/>
      </w:r>
      <w:r>
        <w:t xml:space="preserve"> Adi Shamir, </w:t>
      </w:r>
      <w:commentRangeStart w:id="20"/>
      <w:r>
        <w:t xml:space="preserve">uno de los inventores del cifrado </w:t>
      </w:r>
      <w:del w:id="120" w:author="Corrección" w:date="2026-09-30T12:00:00Z">
        <w:r>
          <w:delText xml:space="preserve">más usado</w:delText>
        </w:r>
      </w:del>
      <w:ins w:id="121" w:author="Corrección" w:date="2026-09-30T12:00:00Z">
        <w:r>
          <w:t xml:space="preserve">RSA, muy usado</w:t>
        </w:r>
      </w:ins>
      <w:r>
        <w:t xml:space="preserve"> en internet, calcula que faltan 30 años</w:t>
      </w:r>
      <w:commentRangeEnd w:id="20"/>
      <w:r>
        <w:commentReference w:id="20"/>
      </w:r>
      <w:r>
        <w:t xml:space="preserve">, según </w:t>
      </w:r>
      <w:r>
        <w:rPr>
          <w:i/>
          <w:iCs/>
          <w:rPrChange w:id="122" w:author="Corrección" w:date="2026-09-30T12:00:00Z">
            <w:rPr>
              <w:i w:val="false"/>
              <w:iCs w:val="false"/>
            </w:rPr>
          </w:rPrChange>
        </w:rPr>
        <w:t xml:space="preserve">The European Correspondent</w:t>
      </w:r>
      <w:r>
        <w:t xml:space="preserve">.</w:t>
      </w:r>
    </w:p>
    <w:p>
      <w:pPr>
        <w:pStyle w:val="Cuerpo"/>
      </w:pPr>
      <w:commentRangeStart w:id="21"/>
      <w:r>
        <w:t xml:space="preserve">El riesgo, sin embargo, ya </w:t>
      </w:r>
      <w:del w:id="123" w:author="Corrección" w:date="2026-09-30T12:00:00Z">
        <w:r>
          <w:delText xml:space="preserve">es</w:delText>
        </w:r>
      </w:del>
      <w:ins w:id="124" w:author="Corrección" w:date="2026-09-30T12:00:00Z">
        <w:r>
          <w:t xml:space="preserve">está</w:t>
        </w:r>
      </w:ins>
      <w:r>
        <w:t xml:space="preserve"> presente: quien robe hoy datos cifrados puede guardarlos hasta que exista la máquina, una táctica conocida como «almacenar ahora, descifrar después», escribe </w:t>
      </w:r>
      <w:r>
        <w:rPr>
          <w:i/>
          <w:iCs/>
          <w:rPrChange w:id="125" w:author="Corrección" w:date="2026-09-30T12:00:00Z">
            <w:rPr>
              <w:i w:val="false"/>
              <w:iCs w:val="false"/>
            </w:rPr>
          </w:rPrChange>
        </w:rPr>
        <w:t xml:space="preserve">The MIT Press Reader</w:t>
      </w:r>
      <w:r>
        <w:t xml:space="preserve">.</w:t>
      </w:r>
      <w:commentRangeEnd w:id="21"/>
      <w:r>
        <w:commentReference w:id="21"/>
      </w:r>
      <w:r>
        <w:t xml:space="preserve"> </w:t>
      </w:r>
      <w:commentRangeStart w:id="22"/>
      <w:r>
        <w:t xml:space="preserve">Por eso se adoptan ya cifrados resistentes; Estados Unidos aprobó los primeros en 2024, apunta el </w:t>
      </w:r>
      <w:r>
        <w:rPr>
          <w:i/>
          <w:iCs/>
          <w:rPrChange w:id="126" w:author="Corrección" w:date="2026-09-30T12:00:00Z">
            <w:rPr>
              <w:i w:val="false"/>
              <w:iCs w:val="false"/>
            </w:rPr>
          </w:rPrChange>
        </w:rPr>
        <w:t xml:space="preserve">Financial Times</w:t>
      </w:r>
      <w:r>
        <w:t xml:space="preserve">.</w:t>
      </w:r>
      <w:commentRangeEnd w:id="22"/>
      <w:r>
        <w:commentReference w:id="22"/>
      </w:r>
    </w:p>
    <w:p>
      <w:pPr>
        <w:pStyle w:val="Heading2"/>
      </w:pPr>
      <w:commentRangeStart w:id="23"/>
      <w:r>
        <w:t xml:space="preserve">«La carrera cuántica»</w:t>
      </w:r>
      <w:commentRangeEnd w:id="23"/>
      <w:r>
        <w:commentReference w:id="23"/>
      </w:r>
    </w:p>
    <w:p>
      <w:pPr>
        <w:pStyle w:val="Cuerpo"/>
      </w:pPr>
      <w:r>
        <w:t xml:space="preserve">Lo que está en juego explica que la competición se libre ya entre Estados. La pregunta es «quién desarrolla primero un ordenador cuántico comercial: China, Estados Unidos o Europa», plantea </w:t>
      </w:r>
      <w:r>
        <w:rPr>
          <w:i/>
          <w:iCs/>
          <w:rPrChange w:id="127" w:author="Corrección" w:date="2026-09-30T12:00:00Z">
            <w:rPr>
              <w:i w:val="false"/>
              <w:iCs w:val="false"/>
            </w:rPr>
          </w:rPrChange>
        </w:rPr>
        <w:t xml:space="preserve">The European Correspondent</w:t>
      </w:r>
      <w:r>
        <w:t xml:space="preserve">. China presentó su procesador en diciembre de 2024, una semana después que Google, </w:t>
      </w:r>
      <w:commentRangeStart w:id="24"/>
      <w:r>
        <w:t xml:space="preserve">encabeza la inversión y </w:t>
      </w:r>
      <w:del w:id="128" w:author="Corrección" w:date="2026-09-30T12:00:00Z">
        <w:r>
          <w:delText xml:space="preserve">comparte con Washington el liderazgo</w:delText>
        </w:r>
      </w:del>
      <w:ins w:id="129" w:author="Corrección" w:date="2026-09-30T12:00:00Z">
        <w:r>
          <w:t xml:space="preserve">lidera</w:t>
        </w:r>
      </w:ins>
      <w:r>
        <w:t xml:space="preserve"> en patentes</w:t>
      </w:r>
      <w:commentRangeEnd w:id="24"/>
      <w:r>
        <w:commentReference w:id="24"/>
      </w:r>
      <w:r>
        <w:t xml:space="preserve">.</w:t>
      </w:r>
    </w:p>
    <w:p>
      <w:pPr>
        <w:pStyle w:val="Cuerpo"/>
      </w:pPr>
      <w:r>
        <w:t xml:space="preserve">Estados Unidos ha respondido con </w:t>
      </w:r>
      <w:commentRangeStart w:id="25"/>
      <w:r>
        <w:t xml:space="preserve">dinero público</w:t>
      </w:r>
      <w:del w:id="130" w:author="Corrección" w:date="2026-09-30T12:00:00Z">
        <w:r>
          <w:delText xml:space="preserve">: </w:delText>
        </w:r>
      </w:del>
      <w:ins w:id="131" w:author="Corrección" w:date="2026-09-30T12:00:00Z">
        <w:r>
          <w:t xml:space="preserve"> —</w:t>
        </w:r>
      </w:ins>
      <w:r>
        <w:t xml:space="preserve">2.000 millones de dólares para nueve empresas</w:t>
      </w:r>
      <w:ins w:id="132" w:author="Corrección" w:date="2026-09-30T12:00:00Z">
        <w:r>
          <w:t xml:space="preserve">—</w:t>
        </w:r>
      </w:ins>
      <w:commentRangeEnd w:id="25"/>
      <w:r>
        <w:commentReference w:id="25"/>
      </w:r>
      <w:r>
        <w:t xml:space="preserve">, </w:t>
      </w:r>
      <w:commentRangeStart w:id="26"/>
      <w:del w:id="133" w:author="Corrección" w:date="2026-09-30T12:00:00Z">
        <w:r>
          <w:delText xml:space="preserve">una orden ejecutiva</w:delText>
        </w:r>
      </w:del>
      <w:ins w:id="134" w:author="Corrección" w:date="2026-09-30T12:00:00Z">
        <w:r>
          <w:t xml:space="preserve">dos órdenes ejecutivas</w:t>
        </w:r>
      </w:ins>
      <w:r>
        <w:t xml:space="preserve"> y el compromiso de tener en 2028 el primer ordenador cuántico capaz de corregir sus propios errores</w:t>
      </w:r>
      <w:ins w:id="135" w:author="Corrección" w:date="2026-09-30T12:00:00Z">
        <w:r>
          <w:t xml:space="preserve"> y útil para la ciencia</w:t>
        </w:r>
      </w:ins>
      <w:r>
        <w:t xml:space="preserve">, algo que ninguna máquina ha logrado</w:t>
      </w:r>
      <w:commentRangeEnd w:id="26"/>
      <w:r>
        <w:commentReference w:id="26"/>
      </w:r>
      <w:r>
        <w:t xml:space="preserve">, recoge </w:t>
      </w:r>
      <w:r>
        <w:rPr>
          <w:i/>
          <w:iCs/>
          <w:rPrChange w:id="136" w:author="Corrección" w:date="2026-09-30T12:00:00Z">
            <w:rPr>
              <w:i w:val="false"/>
              <w:iCs w:val="false"/>
            </w:rPr>
          </w:rPrChange>
        </w:rPr>
        <w:t xml:space="preserve">IEEE Spectrum</w:t>
      </w:r>
      <w:r>
        <w:t xml:space="preserve">. Jay Sau, físico de la Universidad de Maryland, </w:t>
      </w:r>
      <w:commentRangeStart w:id="27"/>
      <w:r>
        <w:t xml:space="preserve">no imagina «ninguna pregunta </w:t>
      </w:r>
      <w:ins w:id="137" w:author="Corrección" w:date="2026-09-30T12:00:00Z">
        <w:r>
          <w:t xml:space="preserve">científica </w:t>
        </w:r>
      </w:ins>
      <w:r>
        <w:t xml:space="preserve">en la que un ordenador cuántico pueda ayudar» ese año</w:t>
      </w:r>
      <w:ins w:id="138" w:author="Corrección" w:date="2026-09-30T12:00:00Z">
        <w:r>
          <w:t xml:space="preserve">, salvo un gran avance en la calidad de los dispositivos</w:t>
        </w:r>
      </w:ins>
      <w:commentRangeEnd w:id="27"/>
      <w:r>
        <w:commentReference w:id="27"/>
      </w:r>
      <w:r>
        <w:t xml:space="preserve">.</w:t>
      </w:r>
    </w:p>
    <w:p>
      <w:pPr>
        <w:pStyle w:val="Cuerpo"/>
      </w:pPr>
      <w:commentRangeStart w:id="28"/>
      <w:r>
        <w:t xml:space="preserve">Europa aspira a ser «líder mundial en 2030», pero la ley que debía desarrollar su estrategia podría retrasarse hasta 2027, informa MLex.</w:t>
      </w:r>
      <w:commentRangeEnd w:id="28"/>
      <w:r>
        <w:commentReference w:id="28"/>
      </w:r>
      <w:r>
        <w:t xml:space="preserve"> </w:t>
      </w:r>
      <w:commentRangeStart w:id="29"/>
      <w:r>
        <w:t xml:space="preserve">Acoge el 32 % de las empresas cuánticas del mundo, más que Estados Unidos o China</w:t>
      </w:r>
      <w:commentRangeEnd w:id="29"/>
      <w:r>
        <w:commentReference w:id="29"/>
      </w:r>
      <w:r>
        <w:t xml:space="preserve">, y Finlandia construyó el primer ordenador europeo de 50 cúbits con 20,7 millones de euros públicos, destaca </w:t>
      </w:r>
      <w:r>
        <w:rPr>
          <w:i/>
          <w:iCs/>
          <w:rPrChange w:id="139" w:author="Corrección" w:date="2026-09-30T12:00:00Z">
            <w:rPr>
              <w:i w:val="false"/>
              <w:iCs w:val="false"/>
            </w:rPr>
          </w:rPrChange>
        </w:rPr>
        <w:t xml:space="preserve">The European Correspondent</w:t>
      </w:r>
      <w:r>
        <w:t xml:space="preserve">.</w:t>
      </w:r>
    </w:p>
    <w:p>
      <w:pPr>
        <w:pStyle w:val="Cuerpo"/>
      </w:pPr>
      <w:commentRangeStart w:id="30"/>
      <w:r>
        <w:t xml:space="preserve">Que la tecnología esté tan verde tiene una ventaja: ni siquiera se sabe qué forma de fabricar cúbits acabará funcionando a gran escala. Por eso Holmgren ve el vaso medio lleno para Europa. </w:t>
      </w:r>
      <w:del w:id="140" w:author="Corrección" w:date="2026-09-30T12:00:00Z">
        <w:r>
          <w:delText xml:space="preserve">Su</w:delText>
        </w:r>
      </w:del>
      <w:ins w:id="141" w:author="Corrección" w:date="2026-09-30T12:00:00Z">
        <w:r>
          <w:t xml:space="preserve">La</w:t>
        </w:r>
      </w:ins>
      <w:r>
        <w:t xml:space="preserve"> incapacidad</w:t>
      </w:r>
      <w:ins w:id="142" w:author="Corrección" w:date="2026-09-30T12:00:00Z">
        <w:r>
          <w:t xml:space="preserve"> europea</w:t>
        </w:r>
      </w:ins>
      <w:commentRangeEnd w:id="30"/>
      <w:r>
        <w:commentReference w:id="30"/>
      </w:r>
      <w:r>
        <w:t xml:space="preserve"> para concentrar recursos «todavía no es un problema en este sector, porque las economías de escala no son un factor clave. La competición sigue completamente abierta».</w:t>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Las comillas presentan la imagen como cita literal, pero en el cuerpo va sin comillas y atribuida a The Verge, cuyo texto no se ha localizado. Si no es literal, sobran aquí y en el ladillo; si lo es, hay que entrecomillarla también en el cuerpo (titular de plantilla). Sin cambios en el texto.</w:t>
      </w:r>
    </w:p>
  </w:comment>
  <w:comment w:id="2" w:initials="C" w:author="Corrección" w:date="2026-09-30T12:00:00.000Z">
    <w:p>
      <w:r>
        <w:t xml:space="preserve">Se añade coma porque une dos oraciones con sujetos distintos y evita leer «las inversiones y Estados Unidos, China y Europa» como un solo complemento. Es el único cambio en el subtítulo, que es de plantilla.</w:t>
      </w:r>
    </w:p>
  </w:comment>
  <w:comment w:id="3" w:initials="C" w:author="Corrección" w:date="2026-09-30T12:00:00.000Z">
    <w:p>
      <w:r>
        <w:t xml:space="preserve">Desactualizado: Wired (4 de junio) presentaba a Quantinuum como la cuarta empresa del año en salir a bolsa en Estados Unidos, pero después debutaron IQM (2 de julio) y Pasqal (28 de agosto). Como el párrafo refleja datos de junio, mejor también «se había duplicado desde enero, señalaba Wired en junio».</w:t>
      </w:r>
    </w:p>
  </w:comment>
  <w:comment w:id="4" w:initials="C" w:author="Corrección" w:date="2026-09-30T12:00:00.000Z">
    <w:p>
      <w:r>
        <w:t xml:space="preserve">Discordancia: en Wired la frase se limita a la mayoría de las empresas («In quantum to date, with most companies and equities, you're not buying a business as of yet, you're buying a probability»), así que se restituye el matiz fuera de las comillas. Estilo: mejor «dice a Wired» que «resume», porque habla una parte interesada.</w:t>
      </w:r>
    </w:p>
  </w:comment>
  <w:comment w:id="5" w:initials="C" w:author="Corrección" w:date="2026-09-30T12:00:00.000Z">
    <w:p>
      <w:r>
        <w:t xml:space="preserve">No verificable al pie de la letra (Cade Metz, 22-10-2025): el sentido coincide, pero se refería a máquinas futuras mucho más potentes, y «cracking the encryption techniques» es «romper los sistemas de cifrado», no «descifrado de las técnicas de encriptación». Estilo: unificar en «cifrado», como en el resto del texto. Sin cambios en el texto.</w:t>
      </w:r>
    </w:p>
  </w:comment>
  <w:comment w:id="6" w:initials="C" w:author="Corrección" w:date="2026-09-30T12:00:00.000Z">
    <w:p>
      <w:r>
        <w:t xml:space="preserve">Afirmación tajante y sin fuente: Google sostiene que sus máquinas ya superan a los superordenadores en tareas concretas (muestreo aleatorio de circuitos, Quantum Echoes), aunque sin utilidad práctica. Propuesta: «todavía no hacen nada útil que no pueda hacer…». Sin cambios en el texto.</w:t>
      </w:r>
    </w:p>
  </w:comment>
  <w:comment w:id="7" w:initials="C" w:author="Corrección" w:date="2026-09-30T12:00:00.000Z">
    <w:p>
      <w:r>
        <w:t xml:space="preserve">La cita no coincide del todo con el original («one, zero, or any combination of those states at once»): es «o», no «y». Propuesta: dejar la «o» fuera de las comillas. Sin cambios en el texto.</w:t>
      </w:r>
    </w:p>
  </w:comment>
  <w:comment w:id="8" w:initials="C" w:author="Corrección" w:date="2026-09-30T12:00:00.000Z">
    <w:p>
      <w:r>
        <w:t xml:space="preserve">No verificable: no se ha localizado el texto de The Verge. Simplificación: una moneda que gira es incertidumbre clásica, y al medir el cúbit, como al caer la moneda, solo sale un resultado; conviene matizar «es a la vez cara y cruz». Sin cambios en el texto.</w:t>
      </w:r>
    </w:p>
  </w:comment>
  <w:comment w:id="9" w:initials="C" w:author="Corrección" w:date="2026-09-30T12:00:00.000Z">
    <w:p>
      <w:r>
        <w:t xml:space="preserve">Se añade el sujeto porque, tal como estaba, quien «explora» era The Verge o la moneda (estilo: mejor «mientras que» que «donde», calco de «where»). La frase calca otra de The European Correspondent («a quantum computer can calculate an enormous number of possibilities in parallel, while classical computers have to make calculations in sequence»), así que probablemente no es de The Verge, y es una simplificación que los físicos desaconsejan: la ventaja sale de la interferencia y solo en ciertos problemas.</w:t>
      </w:r>
    </w:p>
  </w:comment>
  <w:comment w:id="10" w:initials="C" w:author="Corrección" w:date="2026-09-30T12:00:00.000Z">
    <w:p>
      <w:r>
        <w:t xml:space="preserve">Cita sin autor: no aparece en The European Correspondent, el FT ni otras fuentes, y por su posición se atribuiría a The Verge. La autora debe decir de quién es o quitar las comillas; además, «piensan» antropomorfiza. Sin cambios en el texto.</w:t>
      </w:r>
    </w:p>
  </w:comment>
  <w:comment w:id="11" w:initials="C" w:author="Corrección" w:date="2026-09-30T12:00:00.000Z">
    <w:p>
      <w:r>
        <w:t xml:space="preserve">Discordancia: según la ficha del episodio, Estarellas es la consejera delegada (CEO) y Canivell, el presidente de Qilimanjaro Quantum Tech; «directivos» no es un cargo. Se lleva «en el pódcast de Itnig» al final para que no se lea «Itnig Marta Estarellas».</w:t>
      </w:r>
    </w:p>
  </w:comment>
  <w:comment w:id="12" w:initials="C" w:author="Corrección" w:date="2026-09-30T12:00:00.000Z">
    <w:p>
      <w:r>
        <w:t xml:space="preserve">No verificable: no hay transcripción del pódcast y la descripción del episodio solo menciona la «simulación de moléculas» y la «optimización». Simplificación: «fármacos diseñados sin ensayo y error» exagera; como mucho, reducirían los ensayos. Sin cambios en el texto.</w:t>
      </w:r>
    </w:p>
  </w:comment>
  <w:comment w:id="13" w:initials="C" w:author="Corrección" w:date="2026-09-30T12:00:00.000Z">
    <w:p>
      <w:r>
        <w:t xml:space="preserve">No verificable (pódcast sin transcripción). Simplificación: el frío extremo y las millonésimas de segundo valen para los cúbits superconductores, cuyo récord ronda el milisegundo (Aalto, 2025); los de iones atrapados aguantan segundos. Sin cambios en el texto.</w:t>
      </w:r>
    </w:p>
  </w:comment>
  <w:comment w:id="14" w:initials="C" w:author="Corrección" w:date="2026-09-30T12:00:00.000Z">
    <w:p>
      <w:r>
        <w:t xml:space="preserve">No verificable: no se ha localizado el texto de The Verge. Estilo: «muy pocos útiles» puede leerse como sustantivo; mejor «muy pocos cúbits útiles», y conviene nombrar aquí la «corrección de errores», que reaparece en el párrafo de Estados Unidos. Sin cambios en el texto.</w:t>
      </w:r>
    </w:p>
  </w:comment>
  <w:comment w:id="15" w:initials="C" w:author="Corrección" w:date="2026-09-30T12:00:00.000Z">
    <w:p>
      <w:r>
        <w:t xml:space="preserve">Las citas coinciden con The European Correspondent, pero Holmgren habla de lo que anuncian «some Chinese and US companies» («up to 200 qubits»), y «Por eso las que presumen» convierte su opinión en conclusión del periódico (mejor «Las que anuncian hasta 200 cúbits»). Simplificación: «Añadir cúbits no aporta ningún beneficio» lo contradice Willow (Google, 2024), que demostró que, por debajo del umbral de error, más cúbits dan mejores cúbits lógicos. Sin cambios en el texto.</w:t>
      </w:r>
    </w:p>
  </w:comment>
  <w:comment w:id="16" w:initials="C" w:author="Corrección" w:date="2026-09-30T12:00:00.000Z">
    <w:p>
      <w:r>
        <w:t xml:space="preserve">Paráfrasis imprecisa y sin fuente: según el resumen del FT, Google e IBM aspiran a tener ordenadores cuánticos «useful» hacia 2030, que no es lo mismo que superar a los convencionales. Microsoft no consta en el FT (habla de 2029, según Reuters) e IBM promete la ventaja cuántica para finales de 2026. Sin cambios en el texto.</w:t>
      </w:r>
    </w:p>
  </w:comment>
  <w:comment w:id="17" w:initials="C" w:author="Corrección" w:date="2026-09-30T12:00:00.000Z">
    <w:p>
      <w:r>
        <w:t xml:space="preserve">Se unifica el cargo (CEO) con el de Roussy Newton. La cita está bien traducida, pero es de BBC Newsnight (noviembre de 2025: «I would say quantum is there where maybe AI was five years ago») y no se ha encontrado en el FT: probable atribución errónea.</w:t>
      </w:r>
    </w:p>
  </w:comment>
  <w:comment w:id="18" w:initials="C" w:author="Corrección" w:date="2026-09-30T12:00:00.000Z">
    <w:p>
      <w:r>
        <w:t xml:space="preserve">No confirmado en el FT: la explicación está en The European Correspondent, que no habla de «siglos» ni de «poco tiempo», sino de «an impractical amount of time» y de «in an instant». Simplificación: solo caería el cifrado de clave pública (RSA, curvas elípticas), no el simétrico (AES) que también usa la banca; estilo: mejor «convencional» que «actual». Sin cambios en el texto.</w:t>
      </w:r>
    </w:p>
  </w:comment>
  <w:comment w:id="19" w:initials="C" w:author="Corrección" w:date="2026-09-30T12:00:00.000Z">
    <w:p>
      <w:r>
        <w:t xml:space="preserve">El «Día Q» («Q-day») y el 2029 de Google están en The European Correspondent y no se han confirmado en el FT; además, 2029 es el plazo de Google para migrar a la criptografía poscuántica («We're setting a timeline for post-quantum cryptography migration to 2029»), no una predicción, y choca con el «hacia 2030» del párrafo anterior. Sugerencia: «día Q», como «día D», también en el ladillo, salvo que la casa lo trate como nombre propio. Sin cambios en el texto.</w:t>
      </w:r>
    </w:p>
  </w:comment>
  <w:comment w:id="20" w:initials="C" w:author="Corrección" w:date="2026-09-30T12:00:00.000Z">
    <w:p>
      <w:r>
        <w:t xml:space="preserve">Discordancia: The European Correspondent dice «co-inventor of widely used RSA encryption», no «el más usado». Su estimación es de 2023 (RSA Conference) y hablaba de «30 o 40 años».</w:t>
      </w:r>
    </w:p>
  </w:comment>
  <w:comment w:id="21" w:initials="C" w:author="Corrección" w:date="2026-09-30T12:00:00.000Z">
    <w:p>
      <w:r>
        <w:t xml:space="preserve">Se corrige «ya es presente», calco de «is already present». No se ha localizado el texto de The MIT Press Reader (la táctica sí está en The European Correspondent: «harvest now, decrypt later»), y en español se usa más «cosechar ahora, descifrar después».</w:t>
      </w:r>
    </w:p>
  </w:comment>
  <w:comment w:id="22" w:initials="C" w:author="Corrección" w:date="2026-09-30T12:00:00.000Z">
    <w:p>
      <w:r>
        <w:t xml:space="preserve">Dato correcto (NIST, 13-8-2024: FIPS 203, 204 y 205), pero no confirmado en el FT; como dos de los tres son de firma digital, mejor «los primeros estándares de criptografía poscuántica». Estilo: «cifrados resistentes a los ordenadores cuánticos». Sin cambios en el texto.</w:t>
      </w:r>
    </w:p>
  </w:comment>
  <w:comment w:id="23" w:initials="C" w:author="Corrección" w:date="2026-09-30T12:00:00.000Z">
    <w:p>
      <w:r>
        <w:t xml:space="preserve">Las comillas lo presentan como cita, pero la expresión no aparece en el cuerpo ni en las fuentes localizadas; si nadie la dice, sobran (ladillo de plantilla). Sin cambios en el texto.</w:t>
      </w:r>
    </w:p>
  </w:comment>
  <w:comment w:id="24" w:initials="C" w:author="Corrección" w:date="2026-09-30T12:00:00.000Z">
    <w:p>
      <w:r>
        <w:t xml:space="preserve">Discordancia: según el JRC (13-10-2025), China tiene el 46 % de las patentes cuánticas, el doble que Estados Unidos (23 %); The European Correspondent solo los pone a la par («on par») por el procesador. «Encabeza la inversión» es impreciso: la cifra que circula, 15.300 millones de dólares públicos anunciados (McKinsey, 2022), no está verificada.</w:t>
      </w:r>
    </w:p>
  </w:comment>
  <w:comment w:id="25" w:initials="C" w:author="Corrección" w:date="2026-09-30T12:00:00.000Z">
    <w:p>
      <w:r>
        <w:t xml:space="preserve">Los dos puntos anunciaban «dinero público», pero las órdenes y el compromiso no lo son: se aísla la cifra entre rayas. La cifra no consta en IEEE Spectrum, sino en Wired («In May, the US Department of Commerce said it would invest $2 billion across nine quantum companies»); según Reuters, son fondos de la Ley CHIPS a cambio de participaciones.</w:t>
      </w:r>
    </w:p>
  </w:comment>
  <w:comment w:id="26" w:initials="C" w:author="Corrección" w:date="2026-09-30T12:00:00.000Z">
    <w:p>
      <w:r>
        <w:t xml:space="preserve">Discordancias con IEEE Spectrum: Trump firmó «two executive orders» el 22 de junio, y el Departamento de Energía promete «the world's first fault-tolerant, scientifically relevant quantum computer». La corrección de errores ya se ha demostrado (el artículo cita récords de 94 a 96 cúbits lógicos), así que «algo que ninguna máquina ha logrado» era falso sin el matiz que se añade.</w:t>
      </w:r>
    </w:p>
  </w:comment>
  <w:comment w:id="27" w:initials="C" w:author="Corrección" w:date="2026-09-30T12:00:00.000Z">
    <w:p>
      <w:r>
        <w:t xml:space="preserve">Discordancia: según IEEE Spectrum, no se le ocurre «a scientific question» en la que pueda ayudar en 2028 «unless there is a serious breakthrough in device quality»; la cita perdía «científica» y la condición.</w:t>
      </w:r>
    </w:p>
  </w:comment>
  <w:comment w:id="28" w:initials="C" w:author="Corrección" w:date="2026-09-30T12:00:00.000Z">
    <w:p>
      <w:r>
        <w:t xml:space="preserve">Desactualizado: el «hasta 2027» es de MLex del 3 de septiembre, pero el 29 de septiembre la misma agencia informó de que la agenda provisional de la Comisión sitúa la ley cuántica el 18 de noviembre. «Líder mundial en 2030» es el objetivo de la estrategia de la Comisión (2-7-2025), no una frase de MLex. Sin cambios en el texto.</w:t>
      </w:r>
    </w:p>
  </w:comment>
  <w:comment w:id="29" w:initials="C" w:author="Corrección" w:date="2026-09-30T12:00:00.000Z">
    <w:p>
      <w:r>
        <w:t xml:space="preserve">Dato correcto, pero es de la UE, no de Europa (JRC: UE 32 %, Estados Unidos 25 %, China 5 %). Además, tras «informa MLex» el sujeto de «Acoge» queda lejos: mejor «La UE acoge». Sin cambios en el texto.</w:t>
      </w:r>
    </w:p>
  </w:comment>
  <w:comment w:id="30" w:initials="C" w:author="Corrección" w:date="2026-09-30T12:00:00.000Z">
    <w:p>
      <w:r>
        <w:t xml:space="preserve">Se cambia «Su», cuyo antecedente parecía Holmgren. Estilo: «tan verde» y «ve el vaso medio lleno» son coloquiales y suenan a valoración del periódico; mejor «tan poco madura» y «es optimista sobre Europa».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Computación cuántica: «una moneda que gira en el aire» — correcciones</dc:title>
  <dc:creator>Corrección</dc:creator>
  <cp:lastModifiedBy>Un-named</cp:lastModifiedBy>
  <cp:revision>1</cp:revision>
  <dcterms:created xsi:type="dcterms:W3CDTF">2026-10-14T10:48:42.818Z</dcterms:created>
  <dcterms:modified xsi:type="dcterms:W3CDTF">2026-10-14T10:48:42.823Z</dcterms:modified>
</cp:coreProperties>
</file>

<file path=docProps/custom.xml><?xml version="1.0" encoding="utf-8"?>
<Properties xmlns="http://schemas.openxmlformats.org/officeDocument/2006/custom-properties" xmlns:vt="http://schemas.openxmlformats.org/officeDocument/2006/docPropsVTypes"/>
</file>