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commentRangeStart w:id="1"/>
      <w:r>
        <w:rPr>
          <w:i w:val="false"/>
          <w:iCs w:val="false"/>
        </w:rPr>
        <w:t xml:space="preserve">La halterofilia que busca amigos para seguir siendo deporte olímpico</w:t>
      </w:r>
      <w:commentRangeEnd w:id="1"/>
      <w:r>
        <w:commentReference w:id="1"/>
      </w:r>
    </w:p>
    <w:p>
      <w:pPr>
        <w:pStyle w:val="Subtitulo"/>
      </w:pPr>
      <w:r>
        <w:rPr>
          <w:i w:val="false"/>
          <w:iCs w:val="false"/>
        </w:rPr>
        <w:t xml:space="preserve">La federación internacional concede el Mundial de 2030 a Moscú y el de 2029 </w:t>
      </w:r>
      <w:commentRangeStart w:id="2"/>
      <w:r>
        <w:rPr>
          <w:i w:val="false"/>
          <w:iCs w:val="false"/>
        </w:rPr>
        <w:t xml:space="preserve">a la India</w:t>
      </w:r>
      <w:commentRangeEnd w:id="2"/>
      <w:r>
        <w:commentReference w:id="2"/>
      </w:r>
      <w:r>
        <w:rPr>
          <w:i w:val="false"/>
          <w:iCs w:val="false"/>
        </w:rPr>
        <w:t xml:space="preserve">, mientras </w:t>
      </w:r>
      <w:commentRangeStart w:id="3"/>
      <w:r>
        <w:rPr>
          <w:i w:val="false"/>
          <w:iCs w:val="false"/>
        </w:rPr>
        <w:t xml:space="preserve">su futuro en los Juegos sigue en el aire</w:t>
      </w:r>
      <w:commentRangeEnd w:id="3"/>
      <w:r>
        <w:commentReference w:id="3"/>
      </w:r>
    </w:p>
    <w:p>
      <w:pPr>
        <w:pStyle w:val="Cuerpo"/>
      </w:pPr>
      <w:r>
        <w:rPr>
          <w:i w:val="false"/>
          <w:iCs w:val="false"/>
        </w:rPr>
        <w:t xml:space="preserve">La Federación Internacional de Halterofilia (IWF, por sus siglas en inglés) ha decidido celebrar su Mundial de 2030 en Moscú. Lo anunció el domingo 25 de octubre, junto con el de 2029, que será en Ahmedabad (India). Es el primer gran evento de un deporte olímpico que se concede a Rusia desde la invasión de Ucrania, </w:t>
      </w:r>
      <w:commentRangeStart w:id="4"/>
      <w:r>
        <w:rPr>
          <w:i w:val="false"/>
          <w:iCs w:val="false"/>
        </w:rPr>
        <w:t xml:space="preserve">según </w:t>
      </w:r>
      <w:r>
        <w:rPr>
          <w:i/>
          <w:iCs/>
          <w:rPrChange w:id="100" w:author="Corrección" w:date="2026-09-30T12:00:00Z">
            <w:rPr>
              <w:i w:val="false"/>
              <w:iCs w:val="false"/>
            </w:rPr>
          </w:rPrChange>
        </w:rPr>
        <w:t xml:space="preserve">Inside the Games</w:t>
      </w:r>
      <w:commentRangeEnd w:id="4"/>
      <w:r>
        <w:commentReference w:id="4"/>
      </w:r>
      <w:r>
        <w:rPr>
          <w:i w:val="false"/>
          <w:iCs w:val="false"/>
        </w:rPr>
        <w:t xml:space="preserve">. </w:t>
      </w:r>
      <w:commentRangeStart w:id="5"/>
      <w:del w:id="101" w:author="Corrección" w:date="2026-09-30T12:00:00Z">
        <w:r>
          <w:rPr>
            <w:i w:val="false"/>
            <w:iCs w:val="false"/>
          </w:rPr>
          <w:delText xml:space="preserve">De mientras, la IWF se enfrenta a unos problemas que le motivan a tener una alianza con países poderosos.</w:delText>
        </w:r>
      </w:del>
      <w:ins w:id="102" w:author="Corrección" w:date="2026-09-30T12:00:00Z">
        <w:r>
          <w:rPr>
            <w:i w:val="false"/>
            <w:iCs w:val="false"/>
          </w:rPr>
          <w:t xml:space="preserve">La decisión llega cuando Rusia vuelve poco a poco a la competición y la IWF busca aliados para seguir en los Juegos.</w:t>
        </w:r>
      </w:ins>
      <w:commentRangeEnd w:id="5"/>
      <w:r>
        <w:commentReference w:id="5"/>
      </w:r>
    </w:p>
    <w:p>
      <w:pPr>
        <w:pStyle w:val="Cuerpo"/>
      </w:pPr>
      <w:r>
        <w:rPr>
          <w:i w:val="false"/>
          <w:iCs w:val="false"/>
        </w:rPr>
        <w:t xml:space="preserve">Moscú no organizaba un Mundial de este deporte desde 1983. La IWF no explicó por qué eligió Rusia. Su secretario general, José Quiñones, se limitó a decir que todas las candidaturas recibidas eran «excelentes». </w:t>
      </w:r>
      <w:commentRangeStart w:id="6"/>
      <w:del w:id="103" w:author="Corrección" w:date="2026-09-30T12:00:00Z">
        <w:r>
          <w:rPr>
            <w:i w:val="false"/>
            <w:iCs w:val="false"/>
          </w:rPr>
          <w:delText xml:space="preserve">La elección llega tras</w:delText>
        </w:r>
      </w:del>
      <w:ins w:id="104" w:author="Corrección" w:date="2026-09-30T12:00:00Z">
        <w:r>
          <w:rPr>
            <w:i w:val="false"/>
            <w:iCs w:val="false"/>
          </w:rPr>
          <w:t xml:space="preserve">Rusia viene de</w:t>
        </w:r>
      </w:ins>
      <w:commentRangeEnd w:id="6"/>
      <w:r>
        <w:commentReference w:id="6"/>
      </w:r>
      <w:r>
        <w:rPr>
          <w:i w:val="false"/>
          <w:iCs w:val="false"/>
        </w:rPr>
        <w:t xml:space="preserve"> años de aislamiento. Después de la invasión de Ucrania, en 2022, el Comité Olímpico Internacional (COI) recomendó excluir a los atletas rusos de las competiciones internacionales. </w:t>
      </w:r>
      <w:commentRangeStart w:id="7"/>
      <w:r>
        <w:rPr>
          <w:i w:val="false"/>
          <w:iCs w:val="false"/>
        </w:rPr>
        <w:t xml:space="preserve">En halterofilia</w:t>
      </w:r>
      <w:del w:id="105" w:author="Corrección" w:date="2026-09-30T12:00:00Z">
        <w:r>
          <w:rPr>
            <w:i w:val="false"/>
            <w:iCs w:val="false"/>
          </w:rPr>
          <w:delText xml:space="preserve"> volvieron a finales de</w:delText>
        </w:r>
      </w:del>
      <w:ins w:id="106" w:author="Corrección" w:date="2026-09-30T12:00:00Z">
        <w:r>
          <w:rPr>
            <w:i w:val="false"/>
            <w:iCs w:val="false"/>
          </w:rPr>
          <w:t xml:space="preserve">, la IWF los admitió en mayo de</w:t>
        </w:r>
      </w:ins>
      <w:r>
        <w:rPr>
          <w:i w:val="false"/>
          <w:iCs w:val="false"/>
        </w:rPr>
        <w:t xml:space="preserve"> 2023</w:t>
      </w:r>
      <w:del w:id="107" w:author="Corrección" w:date="2026-09-30T12:00:00Z">
        <w:r>
          <w:rPr>
            <w:i w:val="false"/>
            <w:iCs w:val="false"/>
          </w:rPr>
          <w:delText xml:space="preserve">,</w:delText>
        </w:r>
      </w:del>
      <w:r>
        <w:rPr>
          <w:i w:val="false"/>
          <w:iCs w:val="false"/>
        </w:rPr>
        <w:t xml:space="preserve"> como neutrales y sin bandera</w:t>
      </w:r>
      <w:ins w:id="108" w:author="Corrección" w:date="2026-09-30T12:00:00Z">
        <w:r>
          <w:rPr>
            <w:i w:val="false"/>
            <w:iCs w:val="false"/>
          </w:rPr>
          <w:t xml:space="preserve">, pero la federación rusa rechazó las condiciones</w:t>
        </w:r>
      </w:ins>
      <w:r>
        <w:rPr>
          <w:i w:val="false"/>
          <w:iCs w:val="false"/>
        </w:rPr>
        <w:t xml:space="preserve">.</w:t>
      </w:r>
      <w:commentRangeEnd w:id="7"/>
      <w:r>
        <w:commentReference w:id="7"/>
      </w:r>
      <w:r>
        <w:rPr>
          <w:i w:val="false"/>
          <w:iCs w:val="false"/>
        </w:rPr>
        <w:t xml:space="preserve"> </w:t>
      </w:r>
      <w:commentRangeStart w:id="8"/>
      <w:r>
        <w:rPr>
          <w:i w:val="false"/>
          <w:iCs w:val="false"/>
        </w:rPr>
        <w:t xml:space="preserve">A </w:t>
      </w:r>
      <w:del w:id="109" w:author="Corrección" w:date="2026-09-30T12:00:00Z">
        <w:r>
          <w:rPr>
            <w:i w:val="false"/>
            <w:iCs w:val="false"/>
          </w:rPr>
          <w:delText xml:space="preserve">ese veto</w:delText>
        </w:r>
      </w:del>
      <w:ins w:id="110" w:author="Corrección" w:date="2026-09-30T12:00:00Z">
        <w:r>
          <w:rPr>
            <w:i w:val="false"/>
            <w:iCs w:val="false"/>
          </w:rPr>
          <w:t xml:space="preserve">la exclusión</w:t>
        </w:r>
      </w:ins>
      <w:commentRangeEnd w:id="8"/>
      <w:r>
        <w:commentReference w:id="8"/>
      </w:r>
      <w:r>
        <w:rPr>
          <w:i w:val="false"/>
          <w:iCs w:val="false"/>
        </w:rPr>
        <w:t xml:space="preserve"> se suma el historial de dopaje. En los Juegos de Invierno de Sochi 2014, Rusia organizó un programa de dopaje estatal, según la Agencia Mundial Antidopaje </w:t>
      </w:r>
      <w:commentRangeStart w:id="9"/>
      <w:r>
        <w:rPr>
          <w:i w:val="false"/>
          <w:iCs w:val="false"/>
        </w:rPr>
        <w:t xml:space="preserve">(AMA)</w:t>
      </w:r>
      <w:commentRangeEnd w:id="9"/>
      <w:r>
        <w:commentReference w:id="9"/>
      </w:r>
      <w:r>
        <w:rPr>
          <w:i w:val="false"/>
          <w:iCs w:val="false"/>
        </w:rPr>
        <w:t xml:space="preserve">. </w:t>
      </w:r>
      <w:commentRangeStart w:id="10"/>
      <w:r>
        <w:rPr>
          <w:i w:val="false"/>
          <w:iCs w:val="false"/>
        </w:rPr>
        <w:t xml:space="preserve">Desde entonces, sus deportistas compiten con restricciones.</w:t>
      </w:r>
      <w:commentRangeEnd w:id="10"/>
      <w:r>
        <w:commentReference w:id="10"/>
      </w:r>
      <w:r>
        <w:rPr>
          <w:i w:val="false"/>
          <w:iCs w:val="false"/>
        </w:rPr>
        <w:t xml:space="preserve"> Pese a esos obstáculos, el país ha ido recuperando terreno. El 26 de junio la IWF levantó las restricciones a los atletas rusos y bielorrusos, </w:t>
      </w:r>
      <w:commentRangeStart w:id="11"/>
      <w:r>
        <w:rPr>
          <w:i w:val="false"/>
          <w:iCs w:val="false"/>
        </w:rPr>
        <w:t xml:space="preserve">según </w:t>
      </w:r>
      <w:r>
        <w:rPr>
          <w:i/>
          <w:iCs/>
          <w:rPrChange w:id="111" w:author="Corrección" w:date="2026-09-30T12:00:00Z">
            <w:rPr>
              <w:i w:val="false"/>
              <w:iCs w:val="false"/>
            </w:rPr>
          </w:rPrChange>
        </w:rPr>
        <w:t xml:space="preserve">Inside the Games</w:t>
      </w:r>
      <w:commentRangeEnd w:id="11"/>
      <w:r>
        <w:commentReference w:id="11"/>
      </w:r>
      <w:r>
        <w:rPr>
          <w:i w:val="false"/>
          <w:iCs w:val="false"/>
        </w:rPr>
        <w:t xml:space="preserve">. El 7 de julio el COI relajó las suyas y permitió a los rusos competir en las pruebas de clasificación para Los Ángeles 2028. El Mundial de Moscú es </w:t>
      </w:r>
      <w:commentRangeStart w:id="12"/>
      <w:r>
        <w:rPr>
          <w:i w:val="false"/>
          <w:iCs w:val="false"/>
        </w:rPr>
        <w:t xml:space="preserve">el </w:t>
      </w:r>
      <w:ins w:id="112" w:author="Corrección" w:date="2026-09-30T12:00:00Z">
        <w:r>
          <w:rPr>
            <w:i w:val="false"/>
            <w:iCs w:val="false"/>
          </w:rPr>
          <w:t xml:space="preserve">último </w:t>
        </w:r>
      </w:ins>
      <w:r>
        <w:rPr>
          <w:i w:val="false"/>
          <w:iCs w:val="false"/>
        </w:rPr>
        <w:t xml:space="preserve">paso</w:t>
      </w:r>
      <w:del w:id="113" w:author="Corrección" w:date="2026-09-30T12:00:00Z">
        <w:r>
          <w:rPr>
            <w:i w:val="false"/>
            <w:iCs w:val="false"/>
          </w:rPr>
          <w:delText xml:space="preserve"> más visible</w:delText>
        </w:r>
      </w:del>
      <w:r>
        <w:rPr>
          <w:i w:val="false"/>
          <w:iCs w:val="false"/>
        </w:rPr>
        <w:t xml:space="preserve"> de esa vuelta</w:t>
      </w:r>
      <w:commentRangeEnd w:id="12"/>
      <w:r>
        <w:commentReference w:id="12"/>
      </w:r>
      <w:r>
        <w:rPr>
          <w:i w:val="false"/>
          <w:iCs w:val="false"/>
        </w:rPr>
        <w:t xml:space="preserve">. </w:t>
      </w:r>
      <w:commentRangeStart w:id="13"/>
      <w:r>
        <w:rPr>
          <w:i w:val="false"/>
          <w:iCs w:val="false"/>
        </w:rPr>
        <w:t xml:space="preserve">El ministro de Exteriores ucraniano, Andrí Sybiha, lo calificó de «inaceptable».</w:t>
      </w:r>
      <w:commentRangeEnd w:id="13"/>
      <w:r>
        <w:commentReference w:id="13"/>
      </w:r>
    </w:p>
    <w:p>
      <w:pPr>
        <w:pStyle w:val="Heading2"/>
      </w:pPr>
      <w:commentRangeStart w:id="14"/>
      <w:r>
        <w:rPr>
          <w:i w:val="false"/>
          <w:iCs w:val="false"/>
        </w:rPr>
        <w:t xml:space="preserve">Un futuro olímpico comprometido</w:t>
      </w:r>
      <w:commentRangeEnd w:id="14"/>
      <w:r>
        <w:commentReference w:id="14"/>
      </w:r>
    </w:p>
    <w:p>
      <w:pPr>
        <w:pStyle w:val="Cuerpo"/>
      </w:pPr>
      <w:r>
        <w:rPr>
          <w:i w:val="false"/>
          <w:iCs w:val="false"/>
        </w:rPr>
        <w:t xml:space="preserve">La halterofilia figura entre los deportes con el futuro olímpico más comprometido, </w:t>
      </w:r>
      <w:commentRangeStart w:id="15"/>
      <w:r>
        <w:rPr>
          <w:i w:val="false"/>
          <w:iCs w:val="false"/>
        </w:rPr>
        <w:t xml:space="preserve">señala </w:t>
      </w:r>
      <w:r>
        <w:rPr>
          <w:i/>
          <w:iCs/>
          <w:rPrChange w:id="114" w:author="Corrección" w:date="2026-09-30T12:00:00Z">
            <w:rPr>
              <w:i w:val="false"/>
              <w:iCs w:val="false"/>
            </w:rPr>
          </w:rPrChange>
        </w:rPr>
        <w:t xml:space="preserve">Il Post</w:t>
      </w:r>
      <w:commentRangeEnd w:id="15"/>
      <w:r>
        <w:commentReference w:id="15"/>
      </w:r>
      <w:r>
        <w:rPr>
          <w:i w:val="false"/>
          <w:iCs w:val="false"/>
        </w:rPr>
        <w:t xml:space="preserve">, por los problemas de su federación y su limitada capacidad de atraer al gran público. El periodista Matteo Serra lo resume en su pódcast </w:t>
      </w:r>
      <w:commentRangeStart w:id="16"/>
      <w:r>
        <w:rPr>
          <w:i/>
          <w:iCs/>
          <w:rPrChange w:id="115" w:author="Corrección" w:date="2026-09-30T12:00:00Z">
            <w:rPr>
              <w:i w:val="false"/>
              <w:iCs w:val="false"/>
            </w:rPr>
          </w:rPrChange>
        </w:rPr>
        <w:t xml:space="preserve">Linee – Dentro lo Sport</w:t>
      </w:r>
      <w:commentRangeEnd w:id="16"/>
      <w:r>
        <w:commentReference w:id="16"/>
      </w:r>
      <w:r>
        <w:rPr>
          <w:i w:val="false"/>
          <w:iCs w:val="false"/>
        </w:rPr>
        <w:t xml:space="preserve">. </w:t>
      </w:r>
      <w:commentRangeStart w:id="17"/>
      <w:r>
        <w:rPr>
          <w:i w:val="false"/>
          <w:iCs w:val="false"/>
        </w:rPr>
        <w:t xml:space="preserve">Levantar pesas, afirma, «no es un deporte que alimente los sueños de los niños, sino al que se llega después de haber practicado otros».</w:t>
      </w:r>
      <w:commentRangeEnd w:id="17"/>
      <w:r>
        <w:commentReference w:id="17"/>
      </w:r>
      <w:r>
        <w:rPr>
          <w:i w:val="false"/>
          <w:iCs w:val="false"/>
        </w:rPr>
        <w:t xml:space="preserve"> En Estados Unidos, «no es un deporte popular que recompense bien a sus atletas», </w:t>
      </w:r>
      <w:commentRangeStart w:id="18"/>
      <w:r>
        <w:rPr>
          <w:i w:val="false"/>
          <w:iCs w:val="false"/>
        </w:rPr>
        <w:t xml:space="preserve">sostiene el entrenador Mark Rippetoe</w:t>
      </w:r>
      <w:commentRangeEnd w:id="18"/>
      <w:r>
        <w:commentReference w:id="18"/>
      </w:r>
      <w:r>
        <w:rPr>
          <w:i w:val="false"/>
          <w:iCs w:val="false"/>
        </w:rPr>
        <w:t xml:space="preserve">. La televisión y los patrocinadores aportan la mayor parte de los ingresos del COI, </w:t>
      </w:r>
      <w:commentRangeStart w:id="19"/>
      <w:r>
        <w:rPr>
          <w:i w:val="false"/>
          <w:iCs w:val="false"/>
        </w:rPr>
        <w:t xml:space="preserve">según </w:t>
      </w:r>
      <w:r>
        <w:rPr>
          <w:i/>
          <w:iCs/>
          <w:rPrChange w:id="116" w:author="Corrección" w:date="2026-09-30T12:00:00Z">
            <w:rPr>
              <w:i w:val="false"/>
              <w:iCs w:val="false"/>
            </w:rPr>
          </w:rPrChange>
        </w:rPr>
        <w:t xml:space="preserve">SportBusiness</w:t>
      </w:r>
      <w:commentRangeEnd w:id="19"/>
      <w:r>
        <w:commentReference w:id="19"/>
      </w:r>
      <w:r>
        <w:rPr>
          <w:i w:val="false"/>
          <w:iCs w:val="false"/>
        </w:rPr>
        <w:t xml:space="preserve">. El COI distribuye parte de ese dinero entre las federaciones por grupos, </w:t>
      </w:r>
      <w:commentRangeStart w:id="20"/>
      <w:r>
        <w:rPr>
          <w:i w:val="false"/>
          <w:iCs w:val="false"/>
        </w:rPr>
        <w:t xml:space="preserve">en función de </w:t>
      </w:r>
      <w:ins w:id="117" w:author="Corrección" w:date="2026-09-30T12:00:00Z">
        <w:r>
          <w:rPr>
            <w:i w:val="false"/>
            <w:iCs w:val="false"/>
          </w:rPr>
          <w:t xml:space="preserve">su </w:t>
        </w:r>
      </w:ins>
      <w:r>
        <w:rPr>
          <w:i w:val="false"/>
          <w:iCs w:val="false"/>
        </w:rPr>
        <w:t xml:space="preserve">audiencia y </w:t>
      </w:r>
      <w:ins w:id="118" w:author="Corrección" w:date="2026-09-30T12:00:00Z">
        <w:r>
          <w:rPr>
            <w:i w:val="false"/>
            <w:iCs w:val="false"/>
          </w:rPr>
          <w:t xml:space="preserve">su </w:t>
        </w:r>
      </w:ins>
      <w:r>
        <w:rPr>
          <w:i w:val="false"/>
          <w:iCs w:val="false"/>
        </w:rPr>
        <w:t xml:space="preserve">tamaño</w:t>
      </w:r>
      <w:commentRangeEnd w:id="20"/>
      <w:r>
        <w:commentReference w:id="20"/>
      </w:r>
      <w:r>
        <w:rPr>
          <w:i w:val="false"/>
          <w:iCs w:val="false"/>
        </w:rPr>
        <w:t xml:space="preserve">, </w:t>
      </w:r>
      <w:commentRangeStart w:id="21"/>
      <w:r>
        <w:rPr>
          <w:i w:val="false"/>
          <w:iCs w:val="false"/>
        </w:rPr>
        <w:t xml:space="preserve">señala </w:t>
      </w:r>
      <w:r>
        <w:rPr>
          <w:i/>
          <w:iCs/>
          <w:rPrChange w:id="119" w:author="Corrección" w:date="2026-09-30T12:00:00Z">
            <w:rPr>
              <w:i w:val="false"/>
              <w:iCs w:val="false"/>
            </w:rPr>
          </w:rPrChange>
        </w:rPr>
        <w:t xml:space="preserve">Inside the Games</w:t>
      </w:r>
      <w:commentRangeEnd w:id="21"/>
      <w:r>
        <w:commentReference w:id="21"/>
      </w:r>
      <w:r>
        <w:rPr>
          <w:i w:val="false"/>
          <w:iCs w:val="false"/>
        </w:rPr>
        <w:t xml:space="preserve">. La halterofilia recibe </w:t>
      </w:r>
      <w:commentRangeStart w:id="22"/>
      <w:r>
        <w:rPr>
          <w:i w:val="false"/>
          <w:iCs w:val="false"/>
        </w:rPr>
        <w:t xml:space="preserve">bastante</w:t>
      </w:r>
      <w:ins w:id="120" w:author="Corrección" w:date="2026-09-30T12:00:00Z">
        <w:r>
          <w:rPr>
            <w:i w:val="false"/>
            <w:iCs w:val="false"/>
          </w:rPr>
          <w:t xml:space="preserve">s</w:t>
        </w:r>
      </w:ins>
      <w:r>
        <w:rPr>
          <w:i w:val="false"/>
          <w:iCs w:val="false"/>
        </w:rPr>
        <w:t xml:space="preserve"> menos fondos</w:t>
      </w:r>
      <w:commentRangeEnd w:id="22"/>
      <w:r>
        <w:commentReference w:id="22"/>
      </w:r>
      <w:r>
        <w:rPr>
          <w:i w:val="false"/>
          <w:iCs w:val="false"/>
        </w:rPr>
        <w:t xml:space="preserve"> que el atletismo, la gimnasia o los deportes acuáticos, según una filtración que analizó el periodista Jens Weinreich.</w:t>
      </w:r>
    </w:p>
    <w:p>
      <w:pPr>
        <w:pStyle w:val="Cuerpo"/>
      </w:pPr>
      <w:r>
        <w:rPr>
          <w:i w:val="false"/>
          <w:iCs w:val="false"/>
        </w:rPr>
        <w:t xml:space="preserve">A esa debilidad se suman </w:t>
      </w:r>
      <w:commentRangeStart w:id="23"/>
      <w:r>
        <w:rPr>
          <w:i w:val="false"/>
          <w:iCs w:val="false"/>
        </w:rPr>
        <w:t xml:space="preserve">los </w:t>
      </w:r>
      <w:del w:id="121" w:author="Corrección" w:date="2026-09-30T12:00:00Z">
        <w:r>
          <w:rPr>
            <w:i w:val="false"/>
            <w:iCs w:val="false"/>
          </w:rPr>
          <w:delText xml:space="preserve">casos de dopaje</w:delText>
        </w:r>
      </w:del>
      <w:ins w:id="122" w:author="Corrección" w:date="2026-09-30T12:00:00Z">
        <w:r>
          <w:rPr>
            <w:i w:val="false"/>
            <w:iCs w:val="false"/>
          </w:rPr>
          <w:t xml:space="preserve">escándalos de la propia IWF</w:t>
        </w:r>
      </w:ins>
      <w:commentRangeEnd w:id="23"/>
      <w:r>
        <w:commentReference w:id="23"/>
      </w:r>
      <w:r>
        <w:rPr>
          <w:i w:val="false"/>
          <w:iCs w:val="false"/>
        </w:rPr>
        <w:t xml:space="preserve">. En 2020, el año en que la televisión alemana ARD destapó irregularidades en la federación, dimitió Tamás Aján, su presidente durante 20 años. El informe de una investigación independiente halló «fallos sistemáticos de gobernanza y corrupción al más alto nivel», según la cadena pública canadiense CBC. La IWF había ocultado decenas de positivos, algunos de atletas que luego ganaron medallas. El COI calificó el informe de «profundamente preocupante». Después redujo de 196 a 120 las plazas de la halterofilia en </w:t>
      </w:r>
      <w:commentRangeStart w:id="24"/>
      <w:r>
        <w:rPr>
          <w:i w:val="false"/>
          <w:iCs w:val="false"/>
        </w:rPr>
        <w:t xml:space="preserve">París 2024</w:t>
      </w:r>
      <w:del w:id="123" w:author="Corrección" w:date="2026-09-30T12:00:00Z">
        <w:r>
          <w:rPr>
            <w:i w:val="false"/>
            <w:iCs w:val="false"/>
          </w:rPr>
          <w:delText xml:space="preserve"> y no</w:delText>
        </w:r>
      </w:del>
      <w:ins w:id="124" w:author="Corrección" w:date="2026-09-30T12:00:00Z">
        <w:r>
          <w:rPr>
            <w:i w:val="false"/>
            <w:iCs w:val="false"/>
          </w:rPr>
          <w:t xml:space="preserve">. Además, no</w:t>
        </w:r>
      </w:ins>
      <w:r>
        <w:rPr>
          <w:i w:val="false"/>
          <w:iCs w:val="false"/>
        </w:rPr>
        <w:t xml:space="preserve"> garantizó </w:t>
      </w:r>
      <w:ins w:id="125" w:author="Corrección" w:date="2026-09-30T12:00:00Z">
        <w:r>
          <w:rPr>
            <w:i w:val="false"/>
            <w:iCs w:val="false"/>
          </w:rPr>
          <w:t xml:space="preserve">hasta 2023 </w:t>
        </w:r>
      </w:ins>
      <w:r>
        <w:rPr>
          <w:i w:val="false"/>
          <w:iCs w:val="false"/>
        </w:rPr>
        <w:t xml:space="preserve">la presencia de este deporte en Los Ángeles</w:t>
      </w:r>
      <w:ins w:id="126" w:author="Corrección" w:date="2026-09-30T12:00:00Z">
        <w:r>
          <w:rPr>
            <w:i w:val="false"/>
            <w:iCs w:val="false"/>
          </w:rPr>
          <w:t xml:space="preserve"> 2028</w:t>
        </w:r>
      </w:ins>
      <w:del w:id="127" w:author="Corrección" w:date="2026-09-30T12:00:00Z">
        <w:r>
          <w:rPr>
            <w:i w:val="false"/>
            <w:iCs w:val="false"/>
          </w:rPr>
          <w:delText xml:space="preserve"> hasta 2023</w:delText>
        </w:r>
      </w:del>
      <w:r>
        <w:rPr>
          <w:i w:val="false"/>
          <w:iCs w:val="false"/>
        </w:rPr>
        <w:t xml:space="preserve">, según el propio COI.</w:t>
      </w:r>
      <w:commentRangeEnd w:id="24"/>
      <w:r>
        <w:commentReference w:id="24"/>
      </w:r>
    </w:p>
    <w:p>
      <w:pPr>
        <w:pStyle w:val="Heading2"/>
      </w:pPr>
      <w:commentRangeStart w:id="25"/>
      <w:r>
        <w:rPr>
          <w:i w:val="false"/>
          <w:iCs w:val="false"/>
        </w:rPr>
        <w:t xml:space="preserve">Se necesitan «amigos musculosos»</w:t>
      </w:r>
      <w:commentRangeEnd w:id="25"/>
      <w:r>
        <w:commentReference w:id="25"/>
      </w:r>
    </w:p>
    <w:p>
      <w:pPr>
        <w:pStyle w:val="Cuerpo"/>
      </w:pPr>
      <w:r>
        <w:rPr>
          <w:i w:val="false"/>
          <w:iCs w:val="false"/>
        </w:rPr>
        <w:t xml:space="preserve">En la antigua órbita soviética, </w:t>
      </w:r>
      <w:commentRangeStart w:id="26"/>
      <w:r>
        <w:rPr>
          <w:i w:val="false"/>
          <w:iCs w:val="false"/>
        </w:rPr>
        <w:t xml:space="preserve">en cambio, levantar pesas </w:t>
      </w:r>
      <w:ins w:id="128" w:author="Corrección" w:date="2026-09-30T12:00:00Z">
        <w:r>
          <w:rPr>
            <w:i w:val="false"/>
            <w:iCs w:val="false"/>
          </w:rPr>
          <w:t xml:space="preserve">sí </w:t>
        </w:r>
      </w:ins>
      <w:r>
        <w:rPr>
          <w:i w:val="false"/>
          <w:iCs w:val="false"/>
        </w:rPr>
        <w:t xml:space="preserve">daba</w:t>
      </w:r>
      <w:commentRangeEnd w:id="26"/>
      <w:r>
        <w:commentReference w:id="26"/>
      </w:r>
      <w:r>
        <w:rPr>
          <w:i w:val="false"/>
          <w:iCs w:val="false"/>
        </w:rPr>
        <w:t xml:space="preserve"> prestigio. Los atletas soviéticos dominaron el podio olímpico desde los años cincuenta hasta los noventa. En Armenia, Yurik Vardanián, campeón olímpico soviético, recibió la Orden de Lenin y llegó a ser ministro de Deportes. </w:t>
      </w:r>
      <w:commentRangeStart w:id="27"/>
      <w:r>
        <w:rPr>
          <w:i w:val="false"/>
          <w:iCs w:val="false"/>
        </w:rPr>
        <w:t xml:space="preserve">Hoy, Georgia otorga premios en metálico a sus campeones olímpicos</w:t>
      </w:r>
      <w:commentRangeEnd w:id="27"/>
      <w:r>
        <w:commentReference w:id="27"/>
      </w:r>
      <w:r>
        <w:rPr>
          <w:i w:val="false"/>
          <w:iCs w:val="false"/>
        </w:rPr>
        <w:t xml:space="preserve">, </w:t>
      </w:r>
      <w:commentRangeStart w:id="28"/>
      <w:r>
        <w:rPr>
          <w:i w:val="false"/>
          <w:iCs w:val="false"/>
        </w:rPr>
        <w:t xml:space="preserve">según </w:t>
      </w:r>
      <w:r>
        <w:rPr>
          <w:i/>
          <w:iCs/>
          <w:rPrChange w:id="129" w:author="Corrección" w:date="2026-09-30T12:00:00Z">
            <w:rPr>
              <w:i w:val="false"/>
              <w:iCs w:val="false"/>
            </w:rPr>
          </w:rPrChange>
        </w:rPr>
        <w:t xml:space="preserve">Civil Georgia</w:t>
      </w:r>
      <w:commentRangeEnd w:id="28"/>
      <w:r>
        <w:commentReference w:id="28"/>
      </w:r>
      <w:r>
        <w:rPr>
          <w:i w:val="false"/>
          <w:iCs w:val="false"/>
        </w:rPr>
        <w:t xml:space="preserve">.</w:t>
      </w:r>
    </w:p>
    <w:p>
      <w:pPr>
        <w:pStyle w:val="Cuerpo"/>
      </w:pPr>
      <w:commentRangeStart w:id="29"/>
      <w:r>
        <w:rPr>
          <w:i w:val="false"/>
          <w:iCs w:val="false"/>
        </w:rPr>
        <w:t xml:space="preserve">Detrás de la </w:t>
      </w:r>
      <w:del w:id="130" w:author="Corrección" w:date="2026-09-30T12:00:00Z">
        <w:r>
          <w:rPr>
            <w:i w:val="false"/>
            <w:iCs w:val="false"/>
          </w:rPr>
          <w:delText xml:space="preserve">decisión</w:delText>
        </w:r>
      </w:del>
      <w:ins w:id="131" w:author="Corrección" w:date="2026-09-30T12:00:00Z">
        <w:r>
          <w:rPr>
            <w:i w:val="false"/>
            <w:iCs w:val="false"/>
          </w:rPr>
          <w:t xml:space="preserve">elección de Moscú</w:t>
        </w:r>
      </w:ins>
      <w:commentRangeEnd w:id="29"/>
      <w:r>
        <w:commentReference w:id="29"/>
      </w:r>
      <w:r>
        <w:rPr>
          <w:i w:val="false"/>
          <w:iCs w:val="false"/>
        </w:rPr>
        <w:t xml:space="preserve"> hay un interés mutuo. Rusia recupera un lugar en el calendario del que estaba apartada. Aleksandr Vinokurov, presidente de la Federación Rusa de Halterofilia, agradeció en Telegram a la IWF «su confianza», </w:t>
      </w:r>
      <w:commentRangeStart w:id="30"/>
      <w:r>
        <w:rPr>
          <w:i w:val="false"/>
          <w:iCs w:val="false"/>
        </w:rPr>
        <w:t xml:space="preserve">según </w:t>
      </w:r>
      <w:r>
        <w:rPr>
          <w:i/>
          <w:iCs/>
          <w:rPrChange w:id="132" w:author="Corrección" w:date="2026-09-30T12:00:00Z">
            <w:rPr>
              <w:i w:val="false"/>
              <w:iCs w:val="false"/>
            </w:rPr>
          </w:rPrChange>
        </w:rPr>
        <w:t xml:space="preserve">The Moscow Times</w:t>
      </w:r>
      <w:commentRangeEnd w:id="30"/>
      <w:r>
        <w:commentReference w:id="30"/>
      </w:r>
      <w:r>
        <w:rPr>
          <w:i w:val="false"/>
          <w:iCs w:val="false"/>
        </w:rPr>
        <w:t xml:space="preserve">. El Mundial de 2030 </w:t>
      </w:r>
      <w:commentRangeStart w:id="31"/>
      <w:r>
        <w:rPr>
          <w:i w:val="false"/>
          <w:iCs w:val="false"/>
        </w:rPr>
        <w:t xml:space="preserve">servirá además como clasificatorio</w:t>
      </w:r>
      <w:commentRangeEnd w:id="31"/>
      <w:r>
        <w:commentReference w:id="31"/>
      </w:r>
      <w:r>
        <w:rPr>
          <w:i w:val="false"/>
          <w:iCs w:val="false"/>
        </w:rPr>
        <w:t xml:space="preserve"> para los Juegos de Brisbane 2032. La IWF, por su parte, necesita aliados. </w:t>
      </w:r>
      <w:commentRangeStart w:id="32"/>
      <w:r>
        <w:rPr>
          <w:i w:val="false"/>
          <w:iCs w:val="false"/>
        </w:rPr>
        <w:t xml:space="preserve">La presencia de la halterofilia en Los Ángeles 2028 solo se confirmó en 2023.</w:t>
      </w:r>
      <w:commentRangeEnd w:id="32"/>
      <w:r>
        <w:commentReference w:id="32"/>
      </w:r>
      <w:r>
        <w:rPr>
          <w:i w:val="false"/>
          <w:iCs w:val="false"/>
        </w:rPr>
        <w:t xml:space="preserve"> La confirmación llegó tras «una mejora enorme en dos de los ámbitos que necesitaban más atención, la buena gobernanza y la política antidopaje», dijo el entonces secretario general, Antonio Urso. </w:t>
      </w:r>
      <w:commentRangeStart w:id="33"/>
      <w:del w:id="133" w:author="Corrección" w:date="2026-09-30T12:00:00Z">
        <w:r>
          <w:rPr>
            <w:i w:val="false"/>
            <w:iCs w:val="false"/>
          </w:rPr>
          <w:delText xml:space="preserve">Por eso</w:delText>
        </w:r>
      </w:del>
      <w:ins w:id="134" w:author="Corrección" w:date="2026-09-30T12:00:00Z">
        <w:r>
          <w:rPr>
            <w:i w:val="false"/>
            <w:iCs w:val="false"/>
          </w:rPr>
          <w:t xml:space="preserve">Aun así</w:t>
        </w:r>
      </w:ins>
      <w:r>
        <w:rPr>
          <w:i w:val="false"/>
          <w:iCs w:val="false"/>
        </w:rPr>
        <w:t xml:space="preserve">, según </w:t>
      </w:r>
      <w:r>
        <w:rPr>
          <w:i/>
          <w:iCs/>
          <w:rPrChange w:id="135" w:author="Corrección" w:date="2026-09-30T12:00:00Z">
            <w:rPr>
              <w:i w:val="false"/>
              <w:iCs w:val="false"/>
            </w:rPr>
          </w:rPrChange>
        </w:rPr>
        <w:t xml:space="preserve">The Athletic</w:t>
      </w:r>
      <w:r>
        <w:rPr>
          <w:i w:val="false"/>
          <w:iCs w:val="false"/>
        </w:rPr>
        <w:t xml:space="preserve">,</w:t>
      </w:r>
      <w:commentRangeEnd w:id="33"/>
      <w:r>
        <w:commentReference w:id="33"/>
      </w:r>
      <w:r>
        <w:rPr>
          <w:i w:val="false"/>
          <w:iCs w:val="false"/>
        </w:rPr>
        <w:t xml:space="preserve"> la IWF busca </w:t>
      </w:r>
      <w:commentRangeStart w:id="34"/>
      <w:r>
        <w:rPr>
          <w:i w:val="false"/>
          <w:iCs w:val="false"/>
        </w:rPr>
        <w:t xml:space="preserve">en </w:t>
      </w:r>
      <w:ins w:id="136" w:author="Corrección" w:date="2026-09-30T12:00:00Z">
        <w:r>
          <w:rPr>
            <w:i w:val="false"/>
            <w:iCs w:val="false"/>
          </w:rPr>
          <w:t xml:space="preserve">la </w:t>
        </w:r>
      </w:ins>
      <w:r>
        <w:rPr>
          <w:i w:val="false"/>
          <w:iCs w:val="false"/>
        </w:rPr>
        <w:t xml:space="preserve">India y Rusia</w:t>
      </w:r>
      <w:commentRangeEnd w:id="34"/>
      <w:r>
        <w:commentReference w:id="34"/>
      </w:r>
      <w:r>
        <w:rPr>
          <w:i w:val="false"/>
          <w:iCs w:val="false"/>
        </w:rPr>
        <w:t xml:space="preserve"> «amigos musculosos», aliados que ayuden a la halterofilia a seguir en los Juegos.</w:t>
      </w:r>
    </w:p>
    <w:p>
      <w:pPr>
        <w:pStyle w:val="Heading2"/>
      </w:pPr>
      <w:commentRangeStart w:id="35"/>
      <w:r>
        <w:rPr>
          <w:i w:val="false"/>
          <w:iCs w:val="false"/>
        </w:rPr>
        <w:t xml:space="preserve">«Un largo camino por recorrer»</w:t>
      </w:r>
      <w:commentRangeEnd w:id="35"/>
      <w:r>
        <w:commentReference w:id="35"/>
      </w:r>
    </w:p>
    <w:p>
      <w:pPr>
        <w:pStyle w:val="Cuerpo"/>
      </w:pPr>
      <w:r>
        <w:rPr>
          <w:i w:val="false"/>
          <w:iCs w:val="false"/>
        </w:rPr>
        <w:t xml:space="preserve">La rehabilitación completa de Rusia </w:t>
      </w:r>
      <w:commentRangeStart w:id="36"/>
      <w:r>
        <w:rPr>
          <w:i w:val="false"/>
          <w:iCs w:val="false"/>
        </w:rPr>
        <w:t xml:space="preserve">en </w:t>
      </w:r>
      <w:del w:id="137" w:author="Corrección" w:date="2026-09-30T12:00:00Z">
        <w:r>
          <w:rPr>
            <w:i w:val="false"/>
            <w:iCs w:val="false"/>
          </w:rPr>
          <w:delText xml:space="preserve">las Olimpiadas</w:delText>
        </w:r>
      </w:del>
      <w:ins w:id="138" w:author="Corrección" w:date="2026-09-30T12:00:00Z">
        <w:r>
          <w:rPr>
            <w:i w:val="false"/>
            <w:iCs w:val="false"/>
          </w:rPr>
          <w:t xml:space="preserve">los Juegos</w:t>
        </w:r>
      </w:ins>
      <w:commentRangeEnd w:id="36"/>
      <w:r>
        <w:commentReference w:id="36"/>
      </w:r>
      <w:r>
        <w:rPr>
          <w:i w:val="false"/>
          <w:iCs w:val="false"/>
        </w:rPr>
        <w:t xml:space="preserve">, sin embargo, no ha llegado. El COI no organizará eventos en Rusia y decidirá «en el momento oportuno» si los deportistas rusos </w:t>
      </w:r>
      <w:commentRangeStart w:id="37"/>
      <w:del w:id="139" w:author="Corrección" w:date="2026-09-30T12:00:00Z">
        <w:r>
          <w:rPr>
            <w:i w:val="false"/>
            <w:iCs w:val="false"/>
          </w:rPr>
          <w:delText xml:space="preserve">pueden</w:delText>
        </w:r>
      </w:del>
      <w:ins w:id="140" w:author="Corrección" w:date="2026-09-30T12:00:00Z">
        <w:r>
          <w:rPr>
            <w:i w:val="false"/>
            <w:iCs w:val="false"/>
          </w:rPr>
          <w:t xml:space="preserve">podrán</w:t>
        </w:r>
      </w:ins>
      <w:r>
        <w:rPr>
          <w:i w:val="false"/>
          <w:iCs w:val="false"/>
        </w:rPr>
        <w:t xml:space="preserve"> usar</w:t>
      </w:r>
      <w:commentRangeEnd w:id="37"/>
      <w:r>
        <w:commentReference w:id="37"/>
      </w:r>
      <w:r>
        <w:rPr>
          <w:i w:val="false"/>
          <w:iCs w:val="false"/>
        </w:rPr>
        <w:t xml:space="preserve"> su bandera y su himno. La cuestión, </w:t>
      </w:r>
      <w:commentRangeStart w:id="38"/>
      <w:r>
        <w:rPr>
          <w:i w:val="false"/>
          <w:iCs w:val="false"/>
        </w:rPr>
        <w:t xml:space="preserve">escribe </w:t>
      </w:r>
      <w:r>
        <w:rPr>
          <w:i/>
          <w:iCs/>
          <w:rPrChange w:id="141" w:author="Corrección" w:date="2026-09-30T12:00:00Z">
            <w:rPr>
              <w:i w:val="false"/>
              <w:iCs w:val="false"/>
            </w:rPr>
          </w:rPrChange>
        </w:rPr>
        <w:t xml:space="preserve">The Athletic</w:t>
      </w:r>
      <w:commentRangeEnd w:id="38"/>
      <w:r>
        <w:commentReference w:id="38"/>
      </w:r>
      <w:r>
        <w:rPr>
          <w:i w:val="false"/>
          <w:iCs w:val="false"/>
        </w:rPr>
        <w:t xml:space="preserve">, «no es que Rusia haya vuelto a la escena, sino que su renacimiento tiene aún un largo camino por recorrer». Conceder un Mundial a Moscú «no determina las condiciones de la participación de Rusia en los Juegos ni garantiza la vuelta de su bandera y su himno», </w:t>
      </w:r>
      <w:commentRangeStart w:id="39"/>
      <w:r>
        <w:rPr>
          <w:i w:val="false"/>
          <w:iCs w:val="false"/>
        </w:rPr>
        <w:t xml:space="preserve">recuerda </w:t>
      </w:r>
      <w:r>
        <w:rPr>
          <w:i/>
          <w:iCs/>
          <w:rPrChange w:id="142" w:author="Corrección" w:date="2026-09-30T12:00:00Z">
            <w:rPr>
              <w:i w:val="false"/>
              <w:iCs w:val="false"/>
            </w:rPr>
          </w:rPrChange>
        </w:rPr>
        <w:t xml:space="preserve">Sports IN</w:t>
      </w:r>
      <w:commentRangeEnd w:id="39"/>
      <w:r>
        <w:commentReference w:id="39"/>
      </w:r>
      <w:r>
        <w:rPr>
          <w:i w:val="false"/>
          <w:iCs w:val="false"/>
        </w:rPr>
        <w:t xml:space="preserve">.</w:t>
      </w:r>
    </w:p>
    <w:p>
      <w:pPr>
        <w:pStyle w:val="Cuerpo"/>
      </w:pPr>
      <w:r>
        <w:rPr>
          <w:i w:val="false"/>
          <w:iCs w:val="false"/>
        </w:rPr>
        <w:t xml:space="preserve">«Hablar de halterofilia es como contemplar un cuadro de un pintor flamenco del siglo XVII», </w:t>
      </w:r>
      <w:commentRangeStart w:id="40"/>
      <w:r>
        <w:rPr>
          <w:i w:val="false"/>
          <w:iCs w:val="false"/>
        </w:rPr>
        <w:t xml:space="preserve">dice Serra</w:t>
      </w:r>
      <w:del w:id="143" w:author="Corrección" w:date="2026-09-30T12:00:00Z">
        <w:r>
          <w:rPr>
            <w:i w:val="false"/>
            <w:iCs w:val="false"/>
          </w:rPr>
          <w:delText xml:space="preserve"> en su podcast Linee</w:delText>
        </w:r>
      </w:del>
      <w:r>
        <w:rPr>
          <w:i w:val="false"/>
          <w:iCs w:val="false"/>
        </w:rPr>
        <w:t xml:space="preserve">.</w:t>
      </w:r>
      <w:commentRangeEnd w:id="40"/>
      <w:r>
        <w:commentReference w:id="40"/>
      </w:r>
      <w:r>
        <w:rPr>
          <w:i w:val="false"/>
          <w:iCs w:val="false"/>
        </w:rPr>
        <w:t xml:space="preserve"> Son cuadros, explica, «en los que cada matiz está cuidado hasta el último detalle». La razón, añade, es que se trata de «un deporte que se basa en el contraste entre luces y sombras».</w:t>
      </w:r>
    </w:p>
    <w:sectPr>
      <w:headerReference w:type="default" r:id="rId7"/>
      <w:footerReference w:type="default" r:id="rId8"/>
      <w:pgSz w:w="11906" w:h="16838" w:orient="portrait"/>
      <w:pgMar w:top="1418" w:right="1587" w:bottom="1418" w:left="158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1" w:initials="C" w:author="Corrección" w:date="2026-09-30T12:00:00.000Z">
    <w:p>
      <w:r>
        <w:t xml:space="preserve">Titular (solo comentario). Es una oración de relativo sin verbo principal y no da la noticia (Moscú). Propuestas: «La halterofilia busca “amigos musculosos” en Moscú para seguir siendo olímpica» o «Moscú, el aliado de la halterofilia para seguir en los Juegos».</w:t>
      </w:r>
    </w:p>
  </w:comment>
  <w:comment w:id="2" w:initials="C" w:author="Corrección" w:date="2026-09-30T12:00:00.000Z">
    <w:p>
      <w:r>
        <w:t xml:space="preserve">Subtítulo (solo comentario). El cuerpo escribe ahora «la India» en el §6 y «Ahmedabad (India)» en el §1, que es correcto entre paréntesis. Se unifica con artículo en el cuerpo, como hace El País.</w:t>
      </w:r>
    </w:p>
  </w:comment>
  <w:comment w:id="3" w:initials="C" w:author="Corrección" w:date="2026-09-30T12:00:00.000Z">
    <w:p>
      <w:r>
        <w:t xml:space="preserve">Subtítulo (solo comentario). Choca con el §6, que da por confirmada la presencia en Los Ángeles 2028. Lo que sigue en el aire es lo que viene después. Propuesta: «…mientras busca aliados para seguir en los Juegos más allá de 2028».</w:t>
      </w:r>
    </w:p>
  </w:comment>
  <w:comment w:id="4" w:initials="C" w:author="Corrección" w:date="2026-09-30T12:00:00.000Z">
    <w:p>
      <w:r>
        <w:t xml:space="preserve">Cursiva para los digitales. Si se quiere presentar el medio en su primera mención, «el portal especializado Inside the Games» (+3), solo como comentario por el margen de palabras.</w:t>
      </w:r>
    </w:p>
  </w:comment>
  <w:comment w:id="5" w:initials="C" w:author="Corrección" w:date="2026-09-30T12:00:00.000Z">
    <w:p>
      <w:r>
        <w:t xml:space="preserve">Frase de enlace (cambio marcado). «De mientras» es coloquial (DPD) y «le motivan» es leísmo, porque el referente es la IWF. «Países poderosos» es una valoración sin atribuir. Además, la frase anunciaba los problemas de la IWF y el §2 habla de Rusia. La nueva anuncia los dos hilos en el orden en que llegan (Rusia en el §2, la IWF en el §3 y el §4). +3 palabras.</w:t>
      </w:r>
    </w:p>
  </w:comment>
  <w:comment w:id="6" w:initials="C" w:author="Corrección" w:date="2026-09-30T12:00:00.000Z">
    <w:p>
      <w:r>
        <w:t xml:space="preserve">Enlace. Evita repetir «llega» con la última frase del §1 y deja a Rusia como sujeto del bloque, que es de quien hablan «los atletas rusos» y «los admitió». Movimiento propuesto (solo comentario): partir aquí el §2. El §2a se queda con el anuncio y la reacción; el §2b, con el aislamiento y la vuelta. Ver la versión propuesta en el informe.</w:t>
      </w:r>
    </w:p>
  </w:comment>
  <w:comment w:id="7" w:initials="C" w:author="Corrección" w:date="2026-09-30T12:00:00.000Z">
    <w:p>
      <w:r>
        <w:t xml:space="preserve">Dato corregido (verificador). Los rusos no volvieron en 2023. La IWF los admitió como neutrales el 12 de mayo de 2023, pero la federación rusa rechazó las condiciones y nadie firmó la declaración. Volvieron los júniors en 2025 y los absolutos en los Europeos de Batumi, en abril de 2026. Si hay margen, puede añadirse «Sus júniors volvieron en 2025 y sus absolutos, en abril de 2026» (+11).</w:t>
      </w:r>
    </w:p>
  </w:comment>
  <w:comment w:id="8" w:initials="C" w:author="Corrección" w:date="2026-09-30T12:00:00.000Z">
    <w:p>
      <w:r>
        <w:t xml:space="preserve">Raccord. El COI recomendó excluir, no vetó. Tras la corrección anterior, «ese veto» queda lejos de su antecedente.</w:t>
      </w:r>
    </w:p>
  </w:comment>
  <w:comment w:id="9" w:initials="C" w:author="Corrección" w:date="2026-09-30T12:00:00.000Z">
    <w:p>
      <w:r>
        <w:t xml:space="preserve">Solo comentario. La sigla no vuelve a usarse en el texto. Puede quitarse (−1).</w:t>
      </w:r>
    </w:p>
  </w:comment>
  <w:comment w:id="10" w:initials="C" w:author="Corrección" w:date="2026-09-30T12:00:00.000Z">
    <w:p>
      <w:r>
        <w:t xml:space="preserve">Solo comentario (verificador). Las sanciones llegaron al destaparse el caso, en 2015 y 2016 (informe McLaren). En halterofilia, todo el equipo ruso quedó fuera de Río 2016. Más exacto sería «Desde que se destapó, en 2016, …».</w:t>
      </w:r>
    </w:p>
  </w:comment>
  <w:comment w:id="11" w:initials="C" w:author="Corrección" w:date="2026-09-30T12:00:00.000Z">
    <w:p>
      <w:r>
        <w:t xml:space="preserve">Cursiva. Al ser una decisión oficial de la IWF, la atribución puede quitarse (−4). Solo comentario.</w:t>
      </w:r>
    </w:p>
  </w:comment>
  <w:comment w:id="12" w:initials="C" w:author="Corrección" w:date="2026-09-30T12:00:00.000Z">
    <w:p>
      <w:r>
        <w:t xml:space="preserve">Valoración sin atribuir: «el más visible» es un juicio propio. «El último paso» es un hecho. −1 palabra.</w:t>
      </w:r>
    </w:p>
  </w:comment>
  <w:comment w:id="13" w:initials="C" w:author="Corrección" w:date="2026-09-30T12:00:00.000Z">
    <w:p>
      <w:r>
        <w:t xml:space="preserve">Movimiento propuesto (solo comentario). La reacción ucraniana va con el anuncio, no al final de la vuelta rusa. Se propone subirla tras «excelentes», con «calificó la elección de «inaceptable»» (+1), porque allí «lo» quedaría sin antecedente claro.</w:t>
      </w:r>
    </w:p>
  </w:comment>
  <w:comment w:id="14" w:initials="C" w:author="Corrección" w:date="2026-09-30T12:00:00.000Z">
    <w:p>
      <w:r>
        <w:t xml:space="preserve">Ladillo (solo comentario). Repite casi literalmente la primera frase del §3. Propuesta en pregunta, como hace el editor: «¿Por qué peligra la halterofilia en los Juegos?».</w:t>
      </w:r>
    </w:p>
  </w:comment>
  <w:comment w:id="15" w:initials="C" w:author="Corrección" w:date="2026-09-30T12:00:00.000Z">
    <w:p>
      <w:r>
        <w:t xml:space="preserve">Cursiva. La frase tiene 30 palabras: presentar el diario italiano obligaría a partirla. «por los problemas…» queda descolgado tras el inciso; puede ir antes de «señala Il Post» (solo comentario).</w:t>
      </w:r>
    </w:p>
  </w:comment>
  <w:comment w:id="16" w:initials="C" w:author="Corrección" w:date="2026-09-30T12:00:00.000Z">
    <w:p>
      <w:r>
        <w:t xml:space="preserve">Cursiva para el título del pódcast. Conviene confirmar la grafía exacta del título en la fuente (la v1 decía «Dentro lo sport»).</w:t>
      </w:r>
    </w:p>
  </w:comment>
  <w:comment w:id="17" w:initials="C" w:author="Corrección" w:date="2026-09-30T12:00:00.000Z">
    <w:p>
      <w:r>
        <w:t xml:space="preserve">Pendiente de la autora. La confirmación del episodio 125 cubre las citas del cierre. ¿Esta también sale del episodio 125?</w:t>
      </w:r>
    </w:p>
  </w:comment>
  <w:comment w:id="18" w:initials="C" w:author="Corrección" w:date="2026-09-30T12:00:00.000Z">
    <w:p>
      <w:r>
        <w:t xml:space="preserve">Cita no verificada. El verificador no ha encontrado el original. No se borra: la autora puede tener la fuente.</w:t>
      </w:r>
    </w:p>
  </w:comment>
  <w:comment w:id="19" w:initials="C" w:author="Corrección" w:date="2026-09-30T12:00:00.000Z">
    <w:p>
      <w:r>
        <w:t xml:space="preserve">Cursiva.</w:t>
      </w:r>
    </w:p>
  </w:comment>
  <w:comment w:id="20" w:initials="C" w:author="Corrección" w:date="2026-09-30T12:00:00.000Z">
    <w:p>
      <w:r>
        <w:t xml:space="preserve">Sintaxis. Sin determinantes la frase queda telegráfica. +2 palabras.</w:t>
      </w:r>
    </w:p>
  </w:comment>
  <w:comment w:id="21" w:initials="C" w:author="Corrección" w:date="2026-09-30T12:00:00.000Z">
    <w:p>
      <w:r>
        <w:t xml:space="preserve">Cursiva. «señala» se repite en el párrafo (Il Post). Propuesta de estilo: «detalla Inside the Games».</w:t>
      </w:r>
    </w:p>
  </w:comment>
  <w:comment w:id="22" w:initials="C" w:author="Corrección" w:date="2026-09-30T12:00:00.000Z">
    <w:p>
      <w:r>
        <w:t xml:space="preserve">Concordancia. Ante «menos» y un sustantivo plural, el cuantificador concuerda («muchos menos fondos»).</w:t>
      </w:r>
    </w:p>
  </w:comment>
  <w:comment w:id="23" w:initials="C" w:author="Corrección" w:date="2026-09-30T12:00:00.000Z">
    <w:p>
      <w:r>
        <w:t xml:space="preserve">Raccord. El lector viene del dopaje de Estado ruso (§2) y creería que se vuelve a él. Este párrafo trata de corrupción y encubrimiento en la federación, la otra causa que daba Il Post. +2 palabras.</w:t>
      </w:r>
    </w:p>
  </w:comment>
  <w:comment w:id="24" w:initials="C" w:author="Corrección" w:date="2026-09-30T12:00:00.000Z">
    <w:p>
      <w:r>
        <w:t xml:space="preserve">Frase de 31 palabras partida en dos (14 y 18). «hasta 2023» se acerca al verbo para quitar la ambigüedad y se añade «2028». Repetición (solo comentario): el §6 vuelve a decir que Los Ángeles se confirmó en 2023. Se propone dejar aquí «Además, dejó en el aire la presencia de este deporte en Los Ángeles 2028» y resolverlo en el §6.</w:t>
      </w:r>
    </w:p>
  </w:comment>
  <w:comment w:id="25" w:initials="C" w:author="Corrección" w:date="2026-09-30T12:00:00.000Z">
    <w:p>
      <w:r>
        <w:t xml:space="preserve">Ladillo (solo comentario). En el orden actual cae sobre el párrafo soviético, que no habla de aliados. La expresión está en el §6. Con el intercambio del §5 y el §6 que se propone, el ladillo encaja y puede quedarse. Si no se mueve, «Del podio soviético al interés mutuo».</w:t>
      </w:r>
    </w:p>
  </w:comment>
  <w:comment w:id="26" w:initials="C" w:author="Corrección" w:date="2026-09-30T12:00:00.000Z">
    <w:p>
      <w:r>
        <w:t xml:space="preserve">Enlace. Tras el párrafo de los escándalos, «en cambio» no tenía con qué contrastar. Con «sí», el contraste es explícito con el deporte sin prestigio del §3 y de los escándalos. Movimiento propuesto (solo comentario): intercambiar este párrafo con el siguiente. El ladillo queda sobre «amigos musculosos» y la entrada pasa a «Rusia es también heredera de la antigua órbita soviética, donde levantar pesas daba prestigio».</w:t>
      </w:r>
    </w:p>
  </w:comment>
  <w:comment w:id="27" w:initials="C" w:author="Corrección" w:date="2026-09-30T12:00:00.000Z">
    <w:p>
      <w:r>
        <w:t xml:space="preserve">Solo comentario. La frase vale para cualquier deporte. Si la fuente lo respalda, «como los de halterofilia».</w:t>
      </w:r>
    </w:p>
  </w:comment>
  <w:comment w:id="28" w:initials="C" w:author="Corrección" w:date="2026-09-30T12:00:00.000Z">
    <w:p>
      <w:r>
        <w:t xml:space="preserve">Cursiva.</w:t>
      </w:r>
    </w:p>
  </w:comment>
  <w:comment w:id="29" w:initials="C" w:author="Corrección" w:date="2026-09-30T12:00:00.000Z">
    <w:p>
      <w:r>
        <w:t xml:space="preserve">Raccord. «la decisión» quedaba a cuatro párrafos y dos ladillos de la sede, con decisiones del COI en medio. +2 palabras.</w:t>
      </w:r>
    </w:p>
  </w:comment>
  <w:comment w:id="30" w:initials="C" w:author="Corrección" w:date="2026-09-30T12:00:00.000Z">
    <w:p>
      <w:r>
        <w:t xml:space="preserve">Cursiva.</w:t>
      </w:r>
    </w:p>
  </w:comment>
  <w:comment w:id="31" w:initials="C" w:author="Corrección" w:date="2026-09-30T12:00:00.000Z">
    <w:p>
      <w:r>
        <w:t xml:space="preserve">Solo comentario. El régimen más asentado es «servir de»: «servirá además de clasificatorio».</w:t>
      </w:r>
    </w:p>
  </w:comment>
  <w:comment w:id="32" w:initials="C" w:author="Corrección" w:date="2026-09-30T12:00:00.000Z">
    <w:p>
      <w:r>
        <w:t xml:space="preserve">Repetición con el §4. Si allí se deja «dejó en el aire», aquí el dato se resuelve sin repetirse.</w:t>
      </w:r>
    </w:p>
  </w:comment>
  <w:comment w:id="33" w:initials="C" w:author="Corrección" w:date="2026-09-30T12:00:00.000Z">
    <w:p>
      <w:r>
        <w:t xml:space="preserve">Enlace. La frase anterior dice que la plaza se confirmó tras mejorar. Eso no es causa de buscar aliados. «Aun así» da la lógica correcta, porque el futuro más allá de 2028 no está asegurado. The Athletic va en cursiva. «amigos musculosos» llega solo a través de Il Post: si no aparece el original, «según The Athletic, citado por Il Post».</w:t>
      </w:r>
    </w:p>
  </w:comment>
  <w:comment w:id="34" w:initials="C" w:author="Corrección" w:date="2026-09-30T12:00:00.000Z">
    <w:p>
      <w:r>
        <w:t xml:space="preserve">Coherencia con el subtítulo («a la India»), que no se toca. +1 palabra.</w:t>
      </w:r>
    </w:p>
  </w:comment>
  <w:comment w:id="35" w:initials="C" w:author="Corrección" w:date="2026-09-30T12:00:00.000Z">
    <w:p>
      <w:r>
        <w:t xml:space="preserve">Ladillo (solo comentario). Depende de una cita de The Athletic que no se ha podido verificar. Alternativa si no aparece: «¿Ha vuelto Rusia?».</w:t>
      </w:r>
    </w:p>
  </w:comment>
  <w:comment w:id="36" w:initials="C" w:author="Corrección" w:date="2026-09-30T12:00:00.000Z">
    <w:p>
      <w:r>
        <w:t xml:space="preserve">«Olimpiada» es el periodo de cuatro años entre dos Juegos (Libro de estilo de El País). El resto del texto dice «los Juegos».</w:t>
      </w:r>
    </w:p>
  </w:comment>
  <w:comment w:id="37" w:initials="C" w:author="Corrección" w:date="2026-09-30T12:00:00.000Z">
    <w:p>
      <w:r>
        <w:t xml:space="preserve">Correlación temporal tras el futuro «decidirá».</w:t>
      </w:r>
    </w:p>
  </w:comment>
  <w:comment w:id="38" w:initials="C" w:author="Corrección" w:date="2026-09-30T12:00:00.000Z">
    <w:p>
      <w:r>
        <w:t xml:space="preserve">Cursiva. Cita no verificada: el verificador no ha encontrado el original. De ella depende el ladillo.</w:t>
      </w:r>
    </w:p>
  </w:comment>
  <w:comment w:id="39" w:initials="C" w:author="Corrección" w:date="2026-09-30T12:00:00.000Z">
    <w:p>
      <w:r>
        <w:t xml:space="preserve">Cursiva. Cita no verificada y medio sin presentar (qué es y de dónde). Falta confirmar la grafía del nombre.</w:t>
      </w:r>
    </w:p>
  </w:comment>
  <w:comment w:id="40" w:initials="C" w:author="Corrección" w:date="2026-09-30T12:00:00.000Z">
    <w:p>
      <w:r>
        <w:t xml:space="preserve">Raccord. Serra y su pódcast ya están presentados en el §3, aquí con otra grafía («podcast») y otro nombre. El cierre se queda como lo decidió la autora, sin frase de entrada ni nada detrás. −4 palabras.</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6"/>
        <w:szCs w:val="16"/>
      </w:rPr>
      <w:t xml:space="preserve">Texto original · correcciones con control de cambios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3"/>
        <w:szCs w:val="23"/>
        <w:lang w:val="es-ES"/>
      </w:rPr>
    </w:rPrDefault>
    <w:pPrDefault/>
  </w:docDefaults>
  <w:style w:type="paragraph" w:styleId="Normal" w:default="1">
    <w:name w:val="Normal"/>
    <w:qFormat/>
  </w:style>
  <w:style w:type="paragraph" w:styleId="Heading1">
    <w:name w:val="Heading 1"/>
    <w:basedOn w:val="Normal"/>
    <w:next w:val="Normal"/>
    <w:qFormat/>
    <w:rPr>
      <w:color w:val="2E74B5"/>
      <w:sz w:val="32"/>
      <w:szCs w:val="32"/>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00"/>
    </w:pPr>
    <w:rPr>
      <w:rFonts w:ascii="Georgia" w:cs="Georgia" w:eastAsia="Georgia" w:hAnsi="Georgia"/>
      <w:b/>
      <w:bCs/>
      <w:color w:val="111111"/>
      <w:sz w:val="44"/>
      <w:szCs w:val="44"/>
    </w:rPr>
  </w:style>
  <w:style w:type="paragraph" w:styleId="Heading2">
    <w:name w:val="Heading 2"/>
    <w:basedOn w:val="Normal"/>
    <w:next w:val="Normal"/>
    <w:qFormat/>
    <w:pPr>
      <w:keepNext/>
      <w:spacing w:after="120" w:before="360"/>
      <w:outlineLvl w:val="1"/>
    </w:pPr>
    <w:rPr>
      <w:rFonts w:ascii="Arial" w:cs="Arial" w:eastAsia="Arial" w:hAnsi="Arial"/>
      <w:b/>
      <w:bCs/>
      <w:color w:val="1F3864"/>
      <w:sz w:val="26"/>
      <w:szCs w:val="26"/>
    </w:rPr>
  </w:style>
  <w:style w:type="paragraph" w:styleId="Subtitulo">
    <w:name w:val="Subtítulo"/>
    <w:basedOn w:val="Normal"/>
    <w:next w:val="Normal"/>
    <w:pPr>
      <w:spacing w:after="280" w:line="300"/>
    </w:pPr>
    <w:rPr>
      <w:rFonts w:ascii="Georgia" w:cs="Georgia" w:eastAsia="Georgia" w:hAnsi="Georgia"/>
      <w:b/>
      <w:bCs/>
      <w:color w:val="444444"/>
      <w:sz w:val="27"/>
      <w:szCs w:val="27"/>
    </w:rPr>
  </w:style>
  <w:style w:type="paragraph" w:styleId="Etiqueta">
    <w:name w:val="Etiqueta"/>
    <w:basedOn w:val="Normal"/>
    <w:next w:val="Cuerpo"/>
    <w:pPr>
      <w:spacing w:after="200"/>
    </w:pPr>
    <w:rPr>
      <w:rFonts w:ascii="Arial" w:cs="Arial" w:eastAsia="Arial" w:hAnsi="Arial"/>
      <w:b/>
      <w:bCs/>
      <w:caps/>
      <w:color w:val="8B0000"/>
      <w:sz w:val="18"/>
      <w:szCs w:val="18"/>
    </w:rPr>
  </w:style>
  <w:style w:type="paragraph" w:styleId="Cuerpo">
    <w:name w:val="Cuerpo"/>
    <w:basedOn w:val="Normal"/>
    <w:next w:val="Cuerpo"/>
    <w:pPr>
      <w:spacing w:after="180" w:line="312"/>
    </w:pPr>
    <w:rPr>
      <w:rFonts w:ascii="Georgia" w:cs="Georgia" w:eastAsia="Georgia" w:hAnsi="Georgi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theme" Target="theme/theme1.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 halterofilia que busca amigos para seguir siendo deporte olímpico — correcciones</dc:title>
  <dc:creator>Corrección</dc:creator>
  <cp:lastModifiedBy>Un-named</cp:lastModifiedBy>
  <cp:revision>1</cp:revision>
  <dcterms:created xsi:type="dcterms:W3CDTF">2026-10-28T16:16:13.166Z</dcterms:created>
  <dcterms:modified xsi:type="dcterms:W3CDTF">2026-10-28T16:16:13.166Z</dcterms:modified>
</cp:coreProperties>
</file>

<file path=docProps/custom.xml><?xml version="1.0" encoding="utf-8"?>
<Properties xmlns="http://schemas.openxmlformats.org/officeDocument/2006/custom-properties" xmlns:vt="http://schemas.openxmlformats.org/officeDocument/2006/docPropsVTypes"/>
</file>