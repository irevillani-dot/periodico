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commentRangeStart w:id="1"/>
      <w:r>
        <w:t xml:space="preserve">Polonia llega a 2027 con un ídolo de los ultras como posible candidato de la ultraderecha</w:t>
      </w:r>
      <w:commentRangeEnd w:id="1"/>
      <w:r>
        <w:commentReference w:id="1"/>
      </w:r>
    </w:p>
    <w:p>
      <w:pPr>
        <w:pStyle w:val="Subtitulo"/>
      </w:pPr>
      <w:commentRangeStart w:id="2"/>
      <w:r>
        <w:t xml:space="preserve">El asesino de Chris Hani podría ir en las listas de Grzegorz Braun, cuyo partido puede decidir si el primer ministro, Donald Tusk, conserva el poder</w:t>
      </w:r>
      <w:commentRangeEnd w:id="2"/>
      <w:r>
        <w:commentReference w:id="2"/>
      </w:r>
    </w:p>
    <w:p>
      <w:pPr>
        <w:pStyle w:val="Cuerpo"/>
      </w:pPr>
      <w:r>
        <w:t xml:space="preserve">Grzegorz Braun, líder de la ultraderechista Confederación de la Corona Polaca (KKP), </w:t>
      </w:r>
      <w:commentRangeStart w:id="3"/>
      <w:r>
        <w:t xml:space="preserve">estudia incluir</w:t>
      </w:r>
      <w:commentRangeEnd w:id="3"/>
      <w:r>
        <w:commentReference w:id="3"/>
      </w:r>
      <w:r>
        <w:t xml:space="preserve"> en sus listas para las legislativas del otoño de 2027 a Janusz Waluś. Es el polaco que en 1993 asesinó en Sudáfrica al </w:t>
      </w:r>
      <w:commentRangeStart w:id="4"/>
      <w:del w:id="100" w:author="Corrección" w:date="2026-09-30T12:00:00Z">
        <w:r>
          <w:delText xml:space="preserve">dirigente comunista</w:delText>
        </w:r>
      </w:del>
      <w:ins w:id="101" w:author="Corrección" w:date="2026-09-30T12:00:00Z">
        <w:r>
          <w:rPr>
            <w:i w:val="false"/>
            <w:iCs w:val="false"/>
          </w:rPr>
          <w:t xml:space="preserve">secretario general del Partido Comunista Sudafricano,</w:t>
        </w:r>
      </w:ins>
      <w:commentRangeEnd w:id="4"/>
      <w:r>
        <w:commentReference w:id="4"/>
      </w:r>
      <w:r>
        <w:t xml:space="preserve"> Chris Hani. KKP </w:t>
      </w:r>
      <w:commentRangeStart w:id="5"/>
      <w:del w:id="102" w:author="Corrección" w:date="2026-09-30T12:00:00Z">
        <w:r>
          <w:delText xml:space="preserve">ronda el 11%</w:delText>
        </w:r>
      </w:del>
      <w:ins w:id="103" w:author="Corrección" w:date="2026-09-30T12:00:00Z">
        <w:r>
          <w:rPr>
            <w:i w:val="false"/>
            <w:iCs w:val="false"/>
          </w:rPr>
          <w:t xml:space="preserve">oscila entre el 7% y el 11%</w:t>
        </w:r>
      </w:ins>
      <w:commentRangeEnd w:id="5"/>
      <w:r>
        <w:commentReference w:id="5"/>
      </w:r>
      <w:r>
        <w:t xml:space="preserve"> en los sondeos. </w:t>
      </w:r>
      <w:commentRangeStart w:id="6"/>
      <w:r>
        <w:t xml:space="preserve">Con Ley y Justicia (PiS) dividida</w:t>
      </w:r>
      <w:commentRangeEnd w:id="6"/>
      <w:r>
        <w:commentReference w:id="6"/>
      </w:r>
      <w:r>
        <w:t xml:space="preserve">, </w:t>
      </w:r>
      <w:commentRangeStart w:id="7"/>
      <w:del w:id="104" w:author="Corrección" w:date="2026-09-30T12:00:00Z">
        <w:r>
          <w:delText xml:space="preserve">el partido</w:delText>
        </w:r>
      </w:del>
      <w:ins w:id="105" w:author="Corrección" w:date="2026-09-30T12:00:00Z">
        <w:r>
          <w:rPr>
            <w:i w:val="false"/>
            <w:iCs w:val="false"/>
          </w:rPr>
          <w:t xml:space="preserve">KKP</w:t>
        </w:r>
      </w:ins>
      <w:r>
        <w:t xml:space="preserve"> puede acabar decidiendo si </w:t>
      </w:r>
      <w:ins w:id="106" w:author="Corrección" w:date="2026-09-30T12:00:00Z">
        <w:r>
          <w:rPr>
            <w:i w:val="false"/>
            <w:iCs w:val="false"/>
          </w:rPr>
          <w:t xml:space="preserve">el primer ministro, </w:t>
        </w:r>
      </w:ins>
      <w:r>
        <w:t xml:space="preserve">Donald Tusk</w:t>
      </w:r>
      <w:ins w:id="107" w:author="Corrección" w:date="2026-09-30T12:00:00Z">
        <w:r>
          <w:rPr>
            <w:i w:val="false"/>
            <w:iCs w:val="false"/>
          </w:rPr>
          <w:t xml:space="preserve">,</w:t>
        </w:r>
      </w:ins>
      <w:commentRangeEnd w:id="7"/>
      <w:r>
        <w:commentReference w:id="7"/>
      </w:r>
      <w:r>
        <w:t xml:space="preserve"> conserva el poder.</w:t>
      </w:r>
    </w:p>
    <w:p>
      <w:pPr>
        <w:pStyle w:val="Cuerpo"/>
      </w:pPr>
      <w:r>
        <w:t xml:space="preserve">Ewa Waluś</w:t>
      </w:r>
      <w:commentRangeStart w:id="8"/>
      <w:del w:id="108" w:author="Corrección" w:date="2026-09-30T12:00:00Z">
        <w:r>
          <w:delText xml:space="preserve">, hija de Janusz,</w:delText>
        </w:r>
      </w:del>
      <w:commentRangeEnd w:id="8"/>
      <w:r>
        <w:commentReference w:id="8"/>
      </w:r>
      <w:r>
        <w:t xml:space="preserve"> tenía tres años cuando su padre emigró a Sudáfrica. En 1993 vio en la televisión que un inmigrante polaco había matado a tiros a </w:t>
      </w:r>
      <w:commentRangeStart w:id="9"/>
      <w:del w:id="109" w:author="Corrección" w:date="2026-09-30T12:00:00Z">
        <w:r>
          <w:delText xml:space="preserve">Chris Hani, secretario general del Partido Comunista Sudafricano</w:delText>
        </w:r>
      </w:del>
      <w:ins w:id="110" w:author="Corrección" w:date="2026-09-30T12:00:00Z">
        <w:r>
          <w:rPr>
            <w:i w:val="false"/>
            <w:iCs w:val="false"/>
          </w:rPr>
          <w:t xml:space="preserve">Hani</w:t>
        </w:r>
      </w:ins>
      <w:commentRangeEnd w:id="9"/>
      <w:r>
        <w:commentReference w:id="9"/>
      </w:r>
      <w:r>
        <w:t xml:space="preserve">. </w:t>
      </w:r>
      <w:commentRangeStart w:id="10"/>
      <w:r>
        <w:t xml:space="preserve">«Durante mucho tiempo pensé que todavía podía ser un error»</w:t>
      </w:r>
      <w:commentRangeEnd w:id="10"/>
      <w:r>
        <w:commentReference w:id="10"/>
      </w:r>
      <w:r>
        <w:t xml:space="preserve">, contó a la radio TOK FM.</w:t>
      </w:r>
    </w:p>
    <w:p>
      <w:pPr>
        <w:pStyle w:val="Heading2"/>
      </w:pPr>
      <w:r>
        <w:t xml:space="preserve">«El último soldado maldito»</w:t>
      </w:r>
    </w:p>
    <w:p>
      <w:pPr>
        <w:pStyle w:val="Cuerpo"/>
      </w:pPr>
      <w:del w:id="111" w:author="Corrección" w:date="2026-09-30T12:00:00Z">
        <w:r>
          <w:delText xml:space="preserve">Janusz </w:delText>
        </w:r>
      </w:del>
      <w:r>
        <w:t xml:space="preserve">Waluś, anticomunista y </w:t>
      </w:r>
      <w:commentRangeStart w:id="11"/>
      <w:r>
        <w:t xml:space="preserve">militante del Movimiento de Resistencia Afrikáner</w:t>
      </w:r>
      <w:commentRangeEnd w:id="11"/>
      <w:r>
        <w:commentReference w:id="11"/>
      </w:r>
      <w:r>
        <w:t xml:space="preserve">, mató a Hani porque lo consideraba un «terrorista», cuando el país ya negociaba el fin del </w:t>
      </w:r>
      <w:r>
        <w:rPr>
          <w:i/>
          <w:iCs/>
          <w:rPrChange w:id="112" w:author="Corrección" w:date="2026-09-30T12:00:00Z">
            <w:rPr>
              <w:i w:val="false"/>
              <w:iCs w:val="false"/>
            </w:rPr>
          </w:rPrChange>
        </w:rPr>
        <w:t xml:space="preserve">apartheid</w:t>
      </w:r>
      <w:r>
        <w:t xml:space="preserve">. </w:t>
      </w:r>
      <w:commentRangeStart w:id="12"/>
      <w:r>
        <w:t xml:space="preserve">Esperaba, según admitió,</w:t>
      </w:r>
      <w:commentRangeEnd w:id="12"/>
      <w:r>
        <w:commentReference w:id="12"/>
      </w:r>
      <w:r>
        <w:t xml:space="preserve"> que el crimen agravara el conflicto y revirtiera la transición a la democracia. Fue condenado a muerte, pena que </w:t>
      </w:r>
      <w:commentRangeStart w:id="13"/>
      <w:del w:id="113" w:author="Corrección" w:date="2026-09-30T12:00:00Z">
        <w:r>
          <w:delText xml:space="preserve">quedó en</w:delText>
        </w:r>
      </w:del>
      <w:ins w:id="114" w:author="Corrección" w:date="2026-09-30T12:00:00Z">
        <w:r>
          <w:rPr>
            <w:i w:val="false"/>
            <w:iCs w:val="false"/>
          </w:rPr>
          <w:t xml:space="preserve">se conmutó por</w:t>
        </w:r>
      </w:ins>
      <w:r>
        <w:t xml:space="preserve"> cadena perpetua al abolirse la </w:t>
      </w:r>
      <w:ins w:id="115" w:author="Corrección" w:date="2026-09-30T12:00:00Z">
        <w:r>
          <w:rPr>
            <w:i w:val="false"/>
            <w:iCs w:val="false"/>
          </w:rPr>
          <w:t xml:space="preserve">pena </w:t>
        </w:r>
      </w:ins>
      <w:r>
        <w:t xml:space="preserve">capital</w:t>
      </w:r>
      <w:commentRangeEnd w:id="13"/>
      <w:r>
        <w:commentReference w:id="13"/>
      </w:r>
      <w:r>
        <w:t xml:space="preserve">. Salió de la cárcel en libertad condicional en 2022. Sudáfrica lo deportó a Polonia en diciembre de 2024. </w:t>
      </w:r>
      <w:commentRangeStart w:id="14"/>
      <w:r>
        <w:t xml:space="preserve">«Lo que hice, sigo considerándolo necesario»</w:t>
      </w:r>
      <w:commentRangeEnd w:id="14"/>
      <w:r>
        <w:commentReference w:id="14"/>
      </w:r>
      <w:r>
        <w:t xml:space="preserve">, afirmó en una entrevista con el periodista Michał Zichlarz, difundida en YouTube en enero de 2025.</w:t>
      </w:r>
    </w:p>
    <w:p>
      <w:pPr>
        <w:pStyle w:val="Cuerpo"/>
      </w:pPr>
      <w:r>
        <w:t xml:space="preserve">En el aeropuerto de Varsovia lo esperaba Braun, </w:t>
      </w:r>
      <w:commentRangeStart w:id="15"/>
      <w:r>
        <w:t xml:space="preserve">que lo llama</w:t>
      </w:r>
      <w:commentRangeEnd w:id="15"/>
      <w:r>
        <w:commentReference w:id="15"/>
      </w:r>
      <w:r>
        <w:t xml:space="preserve"> «el último soldado maldito». </w:t>
      </w:r>
      <w:commentRangeStart w:id="16"/>
      <w:del w:id="116" w:author="Corrección" w:date="2026-09-30T12:00:00Z">
        <w:r>
          <w:delText xml:space="preserve">Es</w:delText>
        </w:r>
      </w:del>
      <w:ins w:id="117" w:author="Corrección" w:date="2026-09-30T12:00:00Z">
        <w:r>
          <w:rPr>
            <w:i w:val="false"/>
            <w:iCs w:val="false"/>
          </w:rPr>
          <w:t xml:space="preserve">«Soldados malditos» es</w:t>
        </w:r>
      </w:ins>
      <w:commentRangeEnd w:id="16"/>
      <w:r>
        <w:commentReference w:id="16"/>
      </w:r>
      <w:r>
        <w:t xml:space="preserve"> el nombre que reciben en Polonia los guerrilleros anticomunistas que siguieron combatiendo tras la Segunda Guerra Mundial. </w:t>
      </w:r>
      <w:commentRangeStart w:id="17"/>
      <w:del w:id="118" w:author="Corrección" w:date="2026-09-30T12:00:00Z">
        <w:r>
          <w:delText xml:space="preserve">El mito es fuerte</w:delText>
        </w:r>
      </w:del>
      <w:ins w:id="119" w:author="Corrección" w:date="2026-09-30T12:00:00Z">
        <w:r>
          <w:rPr>
            <w:i w:val="false"/>
            <w:iCs w:val="false"/>
          </w:rPr>
          <w:t xml:space="preserve">Según el digital sudafricano </w:t>
        </w:r>
      </w:ins>
      <w:ins w:id="120" w:author="Corrección" w:date="2026-09-30T12:00:00Z">
        <w:r>
          <w:rPr>
            <w:i/>
            <w:iCs/>
          </w:rPr>
          <w:t xml:space="preserve">GroundUp</w:t>
        </w:r>
      </w:ins>
      <w:ins w:id="121" w:author="Corrección" w:date="2026-09-30T12:00:00Z">
        <w:r>
          <w:rPr>
            <w:i w:val="false"/>
            <w:iCs w:val="false"/>
          </w:rPr>
          <w:t xml:space="preserve">, el apodo cala</w:t>
        </w:r>
      </w:ins>
      <w:r>
        <w:t xml:space="preserve"> entre los ultras del fútbol, para quienes Waluś es </w:t>
      </w:r>
      <w:ins w:id="122" w:author="Corrección" w:date="2026-09-30T12:00:00Z">
        <w:r>
          <w:rPr>
            <w:i w:val="false"/>
            <w:iCs w:val="false"/>
          </w:rPr>
          <w:t xml:space="preserve">«</w:t>
        </w:r>
      </w:ins>
      <w:r>
        <w:t xml:space="preserve">un anticomunista </w:t>
      </w:r>
      <w:ins w:id="123" w:author="Corrección" w:date="2026-09-30T12:00:00Z">
        <w:r>
          <w:rPr>
            <w:i w:val="false"/>
            <w:iCs w:val="false"/>
          </w:rPr>
          <w:t xml:space="preserve">intransigente </w:t>
        </w:r>
      </w:ins>
      <w:r>
        <w:t xml:space="preserve">que se sacrificó por una causa</w:t>
      </w:r>
      <w:ins w:id="124" w:author="Corrección" w:date="2026-09-30T12:00:00Z">
        <w:r>
          <w:rPr>
            <w:i w:val="false"/>
            <w:iCs w:val="false"/>
          </w:rPr>
          <w:t xml:space="preserve"> justa»</w:t>
        </w:r>
      </w:ins>
      <w:commentRangeEnd w:id="17"/>
      <w:r>
        <w:commentReference w:id="17"/>
      </w:r>
      <w:r>
        <w:t xml:space="preserve">.</w:t>
      </w:r>
    </w:p>
    <w:p>
      <w:pPr>
        <w:pStyle w:val="Cuerpo"/>
      </w:pPr>
      <w:r>
        <w:t xml:space="preserve">La ley no le impide ser candidato. En Polonia no puede presentarse quien haya sido condenado a prisión por un delito doloso. </w:t>
      </w:r>
      <w:commentRangeStart w:id="18"/>
      <w:del w:id="125" w:author="Corrección" w:date="2026-09-30T12:00:00Z">
        <w:r>
          <w:delText xml:space="preserve">Aun así</w:delText>
        </w:r>
      </w:del>
      <w:ins w:id="126" w:author="Corrección" w:date="2026-09-30T12:00:00Z">
        <w:r>
          <w:rPr>
            <w:i w:val="false"/>
            <w:iCs w:val="false"/>
          </w:rPr>
          <w:t xml:space="preserve">Sin embargo</w:t>
        </w:r>
      </w:ins>
      <w:commentRangeEnd w:id="18"/>
      <w:r>
        <w:commentReference w:id="18"/>
      </w:r>
      <w:r>
        <w:t xml:space="preserve">, esa norma no se aplica a las condenas dictadas en el extranjero, como la de Waluś en Sudáfrica</w:t>
      </w:r>
      <w:commentRangeStart w:id="19"/>
      <w:del w:id="127" w:author="Corrección" w:date="2026-09-30T12:00:00Z">
        <w:r>
          <w:delText xml:space="preserve">, según</w:delText>
        </w:r>
      </w:del>
      <w:ins w:id="128" w:author="Corrección" w:date="2026-09-30T12:00:00Z">
        <w:r>
          <w:rPr>
            <w:i w:val="false"/>
            <w:iCs w:val="false"/>
          </w:rPr>
          <w:t xml:space="preserve">. Así lo explica</w:t>
        </w:r>
      </w:ins>
      <w:r>
        <w:t xml:space="preserve"> </w:t>
      </w:r>
      <w:ins w:id="129" w:author="Corrección" w:date="2026-09-30T12:00:00Z">
        <w:r>
          <w:rPr>
            <w:i w:val="false"/>
            <w:iCs w:val="false"/>
          </w:rPr>
          <w:t xml:space="preserve">Wojciech Hermeliński, </w:t>
        </w:r>
      </w:ins>
      <w:del w:id="130" w:author="Corrección" w:date="2026-09-30T12:00:00Z">
        <w:r>
          <w:delText xml:space="preserve">el </w:delText>
        </w:r>
      </w:del>
      <w:r>
        <w:t xml:space="preserve">expresidente de la </w:t>
      </w:r>
      <w:del w:id="131" w:author="Corrección" w:date="2026-09-30T12:00:00Z">
        <w:r>
          <w:delText xml:space="preserve">comisión electoral</w:delText>
        </w:r>
      </w:del>
      <w:ins w:id="132" w:author="Corrección" w:date="2026-09-30T12:00:00Z">
        <w:r>
          <w:rPr>
            <w:i w:val="false"/>
            <w:iCs w:val="false"/>
          </w:rPr>
          <w:t xml:space="preserve">Comisión Electoral Nacional</w:t>
        </w:r>
      </w:ins>
      <w:r>
        <w:t xml:space="preserve">, </w:t>
      </w:r>
      <w:del w:id="133" w:author="Corrección" w:date="2026-09-30T12:00:00Z">
        <w:r>
          <w:delText xml:space="preserve">citado por</w:delText>
        </w:r>
      </w:del>
      <w:ins w:id="134" w:author="Corrección" w:date="2026-09-30T12:00:00Z">
        <w:r>
          <w:rPr>
            <w:i w:val="false"/>
            <w:iCs w:val="false"/>
          </w:rPr>
          <w:t xml:space="preserve">en</w:t>
        </w:r>
      </w:ins>
      <w:r>
        <w:t xml:space="preserve"> el diario </w:t>
      </w:r>
      <w:ins w:id="135" w:author="Corrección" w:date="2026-09-30T12:00:00Z">
        <w:r>
          <w:rPr>
            <w:i/>
            <w:iCs/>
          </w:rPr>
          <w:t xml:space="preserve">Dziennik</w:t>
        </w:r>
      </w:ins>
      <w:ins w:id="136" w:author="Corrección" w:date="2026-09-30T12:00:00Z">
        <w:r>
          <w:rPr>
            <w:i w:val="false"/>
            <w:iCs w:val="false"/>
          </w:rPr>
          <w:t xml:space="preserve"> </w:t>
        </w:r>
      </w:ins>
      <w:r>
        <w:rPr>
          <w:i/>
          <w:iCs/>
          <w:rPrChange w:id="137" w:author="Corrección" w:date="2026-09-30T12:00:00Z">
            <w:rPr>
              <w:i w:val="false"/>
              <w:iCs w:val="false"/>
            </w:rPr>
          </w:rPrChange>
        </w:rPr>
        <w:t xml:space="preserve">Gazeta Prawna</w:t>
      </w:r>
      <w:commentRangeEnd w:id="19"/>
      <w:r>
        <w:commentReference w:id="19"/>
      </w:r>
      <w:r>
        <w:t xml:space="preserve">.</w:t>
      </w:r>
    </w:p>
    <w:p>
      <w:pPr>
        <w:pStyle w:val="Heading2"/>
      </w:pPr>
      <w:commentRangeStart w:id="20"/>
      <w:r>
        <w:t xml:space="preserve">«La quinta columna de Putin»</w:t>
      </w:r>
      <w:commentRangeEnd w:id="20"/>
      <w:r>
        <w:commentReference w:id="20"/>
      </w:r>
    </w:p>
    <w:p>
      <w:pPr>
        <w:pStyle w:val="Cuerpo"/>
      </w:pPr>
      <w:r>
        <w:t xml:space="preserve">La guerra de Rusia contra Ucrania dio a Polonia «una rara cuota de estrellato geopolítico», </w:t>
      </w:r>
      <w:commentRangeStart w:id="21"/>
      <w:r>
        <w:t xml:space="preserve">escribe </w:t>
      </w:r>
      <w:ins w:id="138" w:author="Corrección" w:date="2026-09-30T12:00:00Z">
        <w:r>
          <w:rPr>
            <w:i w:val="false"/>
            <w:iCs w:val="false"/>
          </w:rPr>
          <w:t xml:space="preserve">el periodista Mateusz Mazzini en </w:t>
        </w:r>
      </w:ins>
      <w:r>
        <w:rPr>
          <w:i/>
          <w:iCs/>
          <w:rPrChange w:id="139" w:author="Corrección" w:date="2026-09-30T12:00:00Z">
            <w:rPr>
              <w:i w:val="false"/>
              <w:iCs w:val="false"/>
            </w:rPr>
          </w:rPrChange>
        </w:rPr>
        <w:t xml:space="preserve">The Guardian</w:t>
      </w:r>
      <w:commentRangeEnd w:id="21"/>
      <w:r>
        <w:commentReference w:id="21"/>
      </w:r>
      <w:r>
        <w:t xml:space="preserve">. </w:t>
      </w:r>
      <w:commentRangeStart w:id="22"/>
      <w:r>
        <w:t xml:space="preserve">Ese protagonismo tiene una cara incómoda para Braun</w:t>
      </w:r>
      <w:commentRangeEnd w:id="22"/>
      <w:r>
        <w:commentReference w:id="22"/>
      </w:r>
      <w:r>
        <w:t xml:space="preserve">, que defiende </w:t>
      </w:r>
      <w:commentRangeStart w:id="23"/>
      <w:ins w:id="140" w:author="Corrección" w:date="2026-09-30T12:00:00Z">
        <w:r>
          <w:rPr>
            <w:i w:val="false"/>
            <w:iCs w:val="false"/>
          </w:rPr>
          <w:t xml:space="preserve">«llegar a </w:t>
        </w:r>
      </w:ins>
      <w:r>
        <w:t xml:space="preserve">un entendimiento</w:t>
      </w:r>
      <w:ins w:id="141" w:author="Corrección" w:date="2026-09-30T12:00:00Z">
        <w:r>
          <w:rPr>
            <w:i w:val="false"/>
            <w:iCs w:val="false"/>
          </w:rPr>
          <w:t xml:space="preserve">»</w:t>
        </w:r>
      </w:ins>
      <w:commentRangeEnd w:id="23"/>
      <w:r>
        <w:commentReference w:id="23"/>
      </w:r>
      <w:r>
        <w:t xml:space="preserve"> con Moscú y se niega a llamar criminal a Vladímir Putin, según </w:t>
      </w:r>
      <w:r>
        <w:rPr>
          <w:i/>
          <w:iCs/>
          <w:rPrChange w:id="142" w:author="Corrección" w:date="2026-09-30T12:00:00Z">
            <w:rPr>
              <w:i w:val="false"/>
              <w:iCs w:val="false"/>
            </w:rPr>
          </w:rPrChange>
        </w:rPr>
        <w:t xml:space="preserve">GroundUp</w:t>
      </w:r>
      <w:r>
        <w:t xml:space="preserve">.</w:t>
      </w:r>
      <w:commentRangeStart w:id="24"/>
      <w:del w:id="143" w:author="Corrección" w:date="2026-09-30T12:00:00Z">
        <w:r>
          <w:delText xml:space="preserve"> Por eso los partidos tradicionales lo rehúyen.</w:delText>
        </w:r>
      </w:del>
      <w:commentRangeEnd w:id="24"/>
      <w:r>
        <w:commentReference w:id="24"/>
      </w:r>
    </w:p>
    <w:p>
      <w:pPr>
        <w:pStyle w:val="Cuerpo"/>
      </w:pPr>
      <w:r>
        <w:t xml:space="preserve">La campaña arrancó extraoficialmente el 1 de septiembre en Westerplatte, donde empezó en 1939 la Segunda Guerra Mundial. Según el canal público TVP World, gira en torno a la protección frente a Rusia. Tusk advirtió allí de que </w:t>
      </w:r>
      <w:commentRangeStart w:id="25"/>
      <w:ins w:id="144" w:author="Corrección" w:date="2026-09-30T12:00:00Z">
        <w:r>
          <w:rPr>
            <w:i w:val="false"/>
            <w:iCs w:val="false"/>
          </w:rPr>
          <w:t xml:space="preserve">«este </w:t>
        </w:r>
      </w:ins>
      <w:del w:id="145" w:author="Corrección" w:date="2026-09-30T12:00:00Z">
        <w:r>
          <w:delText xml:space="preserve">el </w:delText>
        </w:r>
      </w:del>
      <w:r>
        <w:t xml:space="preserve">otoño y el invierno</w:t>
      </w:r>
      <w:ins w:id="146" w:author="Corrección" w:date="2026-09-30T12:00:00Z">
        <w:r>
          <w:rPr>
            <w:i w:val="false"/>
            <w:iCs w:val="false"/>
          </w:rPr>
          <w:t xml:space="preserve">»</w:t>
        </w:r>
      </w:ins>
      <w:r>
        <w:t xml:space="preserve"> pueden ser decisivos </w:t>
      </w:r>
      <w:del w:id="147" w:author="Corrección" w:date="2026-09-30T12:00:00Z">
        <w:r>
          <w:delText xml:space="preserve">para Ucrania y Polonia</w:delText>
        </w:r>
      </w:del>
      <w:ins w:id="148" w:author="Corrección" w:date="2026-09-30T12:00:00Z">
        <w:r>
          <w:rPr>
            <w:i w:val="false"/>
            <w:iCs w:val="false"/>
          </w:rPr>
          <w:t xml:space="preserve">«no solo para la independencia de Ucrania, sino también para la seguridad de Polonia»</w:t>
        </w:r>
      </w:ins>
      <w:commentRangeEnd w:id="25"/>
      <w:r>
        <w:commentReference w:id="25"/>
      </w:r>
      <w:r>
        <w:t xml:space="preserve">. «No hay una Polonia segura sin una Ucrania segura», añadió. </w:t>
      </w:r>
      <w:commentRangeStart w:id="26"/>
      <w:del w:id="149" w:author="Corrección" w:date="2026-09-30T12:00:00Z">
        <w:r>
          <w:delText xml:space="preserve">Mientras tanto, en agosto</w:delText>
        </w:r>
      </w:del>
      <w:ins w:id="150" w:author="Corrección" w:date="2026-09-30T12:00:00Z">
        <w:r>
          <w:rPr>
            <w:i w:val="false"/>
            <w:iCs w:val="false"/>
          </w:rPr>
          <w:t xml:space="preserve">La víspera</w:t>
        </w:r>
      </w:ins>
      <w:commentRangeEnd w:id="26"/>
      <w:r>
        <w:commentReference w:id="26"/>
      </w:r>
      <w:r>
        <w:t xml:space="preserve"> se incendió una fábrica de componentes de drones </w:t>
      </w:r>
      <w:commentRangeStart w:id="27"/>
      <w:r>
        <w:t xml:space="preserve">al sur de Varsovia</w:t>
      </w:r>
      <w:commentRangeEnd w:id="27"/>
      <w:r>
        <w:commentReference w:id="27"/>
      </w:r>
      <w:r>
        <w:t xml:space="preserve">. Se investiga si fue un sabotaje, según </w:t>
      </w:r>
      <w:r>
        <w:rPr>
          <w:i/>
          <w:iCs/>
          <w:rPrChange w:id="151" w:author="Corrección" w:date="2026-09-30T12:00:00Z">
            <w:rPr>
              <w:i w:val="false"/>
              <w:iCs w:val="false"/>
            </w:rPr>
          </w:rPrChange>
        </w:rPr>
        <w:t xml:space="preserve">Notes from Poland</w:t>
      </w:r>
      <w:r>
        <w:t xml:space="preserve">. </w:t>
      </w:r>
      <w:commentRangeStart w:id="28"/>
      <w:del w:id="152" w:author="Corrección" w:date="2026-09-30T12:00:00Z">
        <w:r>
          <w:delText xml:space="preserve">No es coincidencia si </w:delText>
        </w:r>
      </w:del>
      <w:r>
        <w:t xml:space="preserve">Polonia destinará además</w:t>
      </w:r>
      <w:commentRangeEnd w:id="28"/>
      <w:r>
        <w:commentReference w:id="28"/>
      </w:r>
      <w:r>
        <w:t xml:space="preserve"> a Defensa más del 4,5% del PIB en 2027, según el proyecto de presupuesto que recoge Reuters.</w:t>
      </w:r>
    </w:p>
    <w:p>
      <w:pPr>
        <w:pStyle w:val="Heading2"/>
      </w:pPr>
      <w:commentRangeStart w:id="29"/>
      <w:r>
        <w:t xml:space="preserve">«La compasión se ha convertido en desdén»</w:t>
      </w:r>
      <w:commentRangeEnd w:id="29"/>
      <w:r>
        <w:commentReference w:id="29"/>
      </w:r>
    </w:p>
    <w:p>
      <w:pPr>
        <w:pStyle w:val="Cuerpo"/>
      </w:pPr>
      <w:r>
        <w:t xml:space="preserve">Braun se alimenta también de otro malestar, el </w:t>
      </w:r>
      <w:commentRangeStart w:id="30"/>
      <w:del w:id="153" w:author="Corrección" w:date="2026-09-30T12:00:00Z">
        <w:r>
          <w:delText xml:space="preserve">de</w:delText>
        </w:r>
      </w:del>
      <w:ins w:id="154" w:author="Corrección" w:date="2026-09-30T12:00:00Z">
        <w:r>
          <w:rPr>
            <w:i w:val="false"/>
            <w:iCs w:val="false"/>
          </w:rPr>
          <w:t xml:space="preserve">que generan</w:t>
        </w:r>
      </w:ins>
      <w:commentRangeEnd w:id="30"/>
      <w:r>
        <w:commentReference w:id="30"/>
      </w:r>
      <w:r>
        <w:t xml:space="preserve"> los refugiados ucranianos, que dividen cada vez más a los polacos. </w:t>
      </w:r>
      <w:commentRangeStart w:id="31"/>
      <w:del w:id="155" w:author="Corrección" w:date="2026-09-30T12:00:00Z">
        <w:r>
          <w:delText xml:space="preserve">Casi</w:delText>
        </w:r>
      </w:del>
      <w:ins w:id="156" w:author="Corrección" w:date="2026-09-30T12:00:00Z">
        <w:r>
          <w:rPr>
            <w:i w:val="false"/>
            <w:iCs w:val="false"/>
          </w:rPr>
          <w:t xml:space="preserve">Unos</w:t>
        </w:r>
      </w:ins>
      <w:r>
        <w:t xml:space="preserve"> 953.000 tenían protección temporal en julio, según </w:t>
      </w:r>
      <w:del w:id="157" w:author="Corrección" w:date="2026-09-30T12:00:00Z">
        <w:r>
          <w:delText xml:space="preserve">datos del Gobierno recogidos por Radio Free Europe</w:delText>
        </w:r>
      </w:del>
      <w:ins w:id="158" w:author="Corrección" w:date="2026-09-30T12:00:00Z">
        <w:r>
          <w:rPr>
            <w:i w:val="false"/>
            <w:iCs w:val="false"/>
          </w:rPr>
          <w:t xml:space="preserve">Eurostat</w:t>
        </w:r>
      </w:ins>
      <w:commentRangeEnd w:id="31"/>
      <w:r>
        <w:commentReference w:id="31"/>
      </w:r>
      <w:r>
        <w:t xml:space="preserve">. Asimismo, un sondeo del instituto demoscópico CBOS </w:t>
      </w:r>
      <w:commentRangeStart w:id="32"/>
      <w:r>
        <w:t xml:space="preserve">halló</w:t>
      </w:r>
      <w:commentRangeEnd w:id="32"/>
      <w:r>
        <w:commentReference w:id="32"/>
      </w:r>
      <w:r>
        <w:t xml:space="preserve"> que el 52% de los polacos rechaza acogerlos. «La compasión por los ucranianos se ha convertido en </w:t>
      </w:r>
      <w:commentRangeStart w:id="33"/>
      <w:del w:id="159" w:author="Corrección" w:date="2026-09-30T12:00:00Z">
        <w:r>
          <w:delText xml:space="preserve">desdén</w:delText>
        </w:r>
      </w:del>
      <w:ins w:id="160" w:author="Corrección" w:date="2026-09-30T12:00:00Z">
        <w:r>
          <w:rPr>
            <w:i w:val="false"/>
            <w:iCs w:val="false"/>
          </w:rPr>
          <w:t xml:space="preserve">desprecio</w:t>
        </w:r>
      </w:ins>
      <w:commentRangeEnd w:id="33"/>
      <w:r>
        <w:commentReference w:id="33"/>
      </w:r>
      <w:r>
        <w:t xml:space="preserve">», titula </w:t>
      </w:r>
      <w:r>
        <w:rPr>
          <w:i/>
          <w:iCs/>
          <w:rPrChange w:id="161" w:author="Corrección" w:date="2026-09-30T12:00:00Z">
            <w:rPr>
              <w:i w:val="false"/>
              <w:iCs w:val="false"/>
            </w:rPr>
          </w:rPrChange>
        </w:rPr>
        <w:t xml:space="preserve">The Guardian</w:t>
      </w:r>
      <w:r>
        <w:t xml:space="preserve">.</w:t>
      </w:r>
    </w:p>
    <w:p>
      <w:pPr>
        <w:pStyle w:val="Cuerpo"/>
      </w:pPr>
      <w:r>
        <w:t xml:space="preserve">Según </w:t>
      </w:r>
      <w:commentRangeStart w:id="34"/>
      <w:del w:id="162" w:author="Corrección" w:date="2026-09-30T12:00:00Z">
        <w:r>
          <w:delText xml:space="preserve">el medio británico</w:delText>
        </w:r>
      </w:del>
      <w:ins w:id="163" w:author="Corrección" w:date="2026-09-30T12:00:00Z">
        <w:r>
          <w:rPr>
            <w:i w:val="false"/>
            <w:iCs w:val="false"/>
          </w:rPr>
          <w:t xml:space="preserve">Mazzini</w:t>
        </w:r>
      </w:ins>
      <w:commentRangeEnd w:id="34"/>
      <w:r>
        <w:commentReference w:id="34"/>
      </w:r>
      <w:r>
        <w:t xml:space="preserve">, los refugiados </w:t>
      </w:r>
      <w:commentRangeStart w:id="35"/>
      <w:ins w:id="164" w:author="Corrección" w:date="2026-09-30T12:00:00Z">
        <w:r>
          <w:rPr>
            <w:i w:val="false"/>
            <w:iCs w:val="false"/>
          </w:rPr>
          <w:t xml:space="preserve">«</w:t>
        </w:r>
      </w:ins>
      <w:r>
        <w:t xml:space="preserve">abrieron negocios</w:t>
      </w:r>
      <w:del w:id="165" w:author="Corrección" w:date="2026-09-30T12:00:00Z">
        <w:r>
          <w:delText xml:space="preserve">,</w:delText>
        </w:r>
      </w:del>
      <w:ins w:id="166" w:author="Corrección" w:date="2026-09-30T12:00:00Z">
        <w:r>
          <w:rPr>
            <w:i w:val="false"/>
            <w:iCs w:val="false"/>
          </w:rPr>
          <w:t xml:space="preserve"> […]</w:t>
        </w:r>
      </w:ins>
      <w:r>
        <w:t xml:space="preserve"> a menudo en competencia directa con </w:t>
      </w:r>
      <w:del w:id="167" w:author="Corrección" w:date="2026-09-30T12:00:00Z">
        <w:r>
          <w:delText xml:space="preserve">los locales</w:delText>
        </w:r>
      </w:del>
      <w:ins w:id="168" w:author="Corrección" w:date="2026-09-30T12:00:00Z">
        <w:r>
          <w:rPr>
            <w:i w:val="false"/>
            <w:iCs w:val="false"/>
          </w:rPr>
          <w:t xml:space="preserve">la población local»</w:t>
        </w:r>
      </w:ins>
      <w:del w:id="169" w:author="Corrección" w:date="2026-09-30T12:00:00Z">
        <w:r>
          <w:delText xml:space="preserve">,</w:delText>
        </w:r>
      </w:del>
      <w:commentRangeEnd w:id="35"/>
      <w:r>
        <w:commentReference w:id="35"/>
      </w:r>
      <w:r>
        <w:t xml:space="preserve"> y «se negaron a comportarse como receptores agradecidos o pasivos de la caridad polaca». El presidente, Karol Nawrocki, vetó en 2025 </w:t>
      </w:r>
      <w:commentRangeStart w:id="36"/>
      <w:del w:id="170" w:author="Corrección" w:date="2026-09-30T12:00:00Z">
        <w:r>
          <w:delText xml:space="preserve">prorrogar</w:delText>
        </w:r>
      </w:del>
      <w:ins w:id="171" w:author="Corrección" w:date="2026-09-30T12:00:00Z">
        <w:r>
          <w:rPr>
            <w:i w:val="false"/>
            <w:iCs w:val="false"/>
          </w:rPr>
          <w:t xml:space="preserve">la prórroga de</w:t>
        </w:r>
      </w:ins>
      <w:commentRangeEnd w:id="36"/>
      <w:r>
        <w:commentReference w:id="36"/>
      </w:r>
      <w:r>
        <w:t xml:space="preserve"> las ayudas. </w:t>
      </w:r>
      <w:commentRangeStart w:id="37"/>
      <w:del w:id="172" w:author="Corrección" w:date="2026-09-30T12:00:00Z">
        <w:r>
          <w:delText xml:space="preserve">Por otro lado</w:delText>
        </w:r>
      </w:del>
      <w:ins w:id="173" w:author="Corrección" w:date="2026-09-30T12:00:00Z">
        <w:r>
          <w:rPr>
            <w:i w:val="false"/>
            <w:iCs w:val="false"/>
          </w:rPr>
          <w:t xml:space="preserve">Además</w:t>
        </w:r>
      </w:ins>
      <w:commentRangeEnd w:id="37"/>
      <w:r>
        <w:commentReference w:id="37"/>
      </w:r>
      <w:r>
        <w:t xml:space="preserve">, el Parlamento limitó el subsidio por hijo a quienes trabajan. Braun presenta a los refugiados como una amenaza y difunde la teoría de un futuro </w:t>
      </w:r>
      <w:commentRangeStart w:id="38"/>
      <w:r>
        <w:t xml:space="preserve">«Ukropol»</w:t>
      </w:r>
      <w:commentRangeEnd w:id="38"/>
      <w:r>
        <w:commentReference w:id="38"/>
      </w:r>
      <w:r>
        <w:t xml:space="preserve">, una Polonia dominada por ucranianos.</w:t>
      </w:r>
    </w:p>
    <w:p>
      <w:pPr>
        <w:pStyle w:val="Heading2"/>
      </w:pPr>
      <w:commentRangeStart w:id="39"/>
      <w:r>
        <w:t xml:space="preserve">¿Quién gobierna y puede volver Ley y Justicia?</w:t>
      </w:r>
      <w:commentRangeEnd w:id="39"/>
      <w:r>
        <w:commentReference w:id="39"/>
      </w:r>
    </w:p>
    <w:p>
      <w:pPr>
        <w:pStyle w:val="Cuerpo"/>
      </w:pPr>
      <w:r>
        <w:t xml:space="preserve">Tusk gobierna desde 2023 </w:t>
      </w:r>
      <w:commentRangeStart w:id="40"/>
      <w:ins w:id="174" w:author="Corrección" w:date="2026-09-30T12:00:00Z">
        <w:r>
          <w:rPr>
            <w:i w:val="false"/>
            <w:iCs w:val="false"/>
          </w:rPr>
          <w:t xml:space="preserve">y, desde 2025, </w:t>
        </w:r>
      </w:ins>
      <w:r>
        <w:t xml:space="preserve">en cohabitación con Nawrocki, elegido presidente </w:t>
      </w:r>
      <w:del w:id="175" w:author="Corrección" w:date="2026-09-30T12:00:00Z">
        <w:r>
          <w:delText xml:space="preserve">en 2025 </w:delText>
        </w:r>
      </w:del>
      <w:r>
        <w:t xml:space="preserve">con el apoyo de PiS</w:t>
      </w:r>
      <w:commentRangeEnd w:id="40"/>
      <w:r>
        <w:commentReference w:id="40"/>
      </w:r>
      <w:r>
        <w:t xml:space="preserve">. En Polonia el primer ministro dirige el Gobierno, pero el presidente puede frenar sus leyes. Nawrocki ha vetado más de 40 leyes, más que ninguno de sus predecesores, según el portal </w:t>
      </w:r>
      <w:commentRangeStart w:id="41"/>
      <w:r>
        <w:rPr>
          <w:i/>
          <w:iCs/>
          <w:rPrChange w:id="176" w:author="Corrección" w:date="2026-09-30T12:00:00Z">
            <w:rPr>
              <w:i w:val="false"/>
              <w:iCs w:val="false"/>
            </w:rPr>
          </w:rPrChange>
        </w:rPr>
        <w:t xml:space="preserve">xyz.pl</w:t>
      </w:r>
      <w:commentRangeEnd w:id="41"/>
      <w:r>
        <w:commentReference w:id="41"/>
      </w:r>
      <w:r>
        <w:t xml:space="preserve">. La coalición gobernante lo apoda «máquina de vetos»</w:t>
      </w:r>
      <w:commentRangeStart w:id="42"/>
      <w:del w:id="177" w:author="Corrección" w:date="2026-09-30T12:00:00Z">
        <w:r>
          <w:delText xml:space="preserve"> y</w:delText>
        </w:r>
      </w:del>
      <w:ins w:id="178" w:author="Corrección" w:date="2026-09-30T12:00:00Z">
        <w:r>
          <w:rPr>
            <w:i w:val="false"/>
            <w:iCs w:val="false"/>
          </w:rPr>
          <w:t xml:space="preserve">, pero</w:t>
        </w:r>
      </w:ins>
      <w:r>
        <w:t xml:space="preserve"> no tiene la mayoría para </w:t>
      </w:r>
      <w:del w:id="179" w:author="Corrección" w:date="2026-09-30T12:00:00Z">
        <w:r>
          <w:delText xml:space="preserve">anularlos</w:delText>
        </w:r>
      </w:del>
      <w:ins w:id="180" w:author="Corrección" w:date="2026-09-30T12:00:00Z">
        <w:r>
          <w:rPr>
            <w:i w:val="false"/>
            <w:iCs w:val="false"/>
          </w:rPr>
          <w:t xml:space="preserve">levantarlos</w:t>
        </w:r>
      </w:ins>
      <w:commentRangeEnd w:id="42"/>
      <w:r>
        <w:commentReference w:id="42"/>
      </w:r>
      <w:r>
        <w:t xml:space="preserve">.</w:t>
      </w:r>
    </w:p>
    <w:p>
      <w:pPr>
        <w:pStyle w:val="Cuerpo"/>
      </w:pPr>
      <w:r>
        <w:t xml:space="preserve">La oposición tampoco es compacta. PiS se rompió en julio, cuando el ex primer ministro Mateusz Morawiecki se marchó con 38 diputados y </w:t>
      </w:r>
      <w:commentRangeStart w:id="43"/>
      <w:del w:id="181" w:author="Corrección" w:date="2026-09-30T12:00:00Z">
        <w:r>
          <w:delText xml:space="preserve">fundó</w:delText>
        </w:r>
      </w:del>
      <w:ins w:id="182" w:author="Corrección" w:date="2026-09-30T12:00:00Z">
        <w:r>
          <w:rPr>
            <w:i w:val="false"/>
            <w:iCs w:val="false"/>
          </w:rPr>
          <w:t xml:space="preserve">anunció la creación de</w:t>
        </w:r>
      </w:ins>
      <w:r>
        <w:t xml:space="preserve"> otro partido</w:t>
      </w:r>
      <w:commentRangeEnd w:id="43"/>
      <w:r>
        <w:commentReference w:id="43"/>
      </w:r>
      <w:r>
        <w:t xml:space="preserve">. KKP disputa el voto radical a la Confederación Libertad e Independencia, </w:t>
      </w:r>
      <w:commentRangeStart w:id="44"/>
      <w:r>
        <w:t xml:space="preserve">la formación de derecha</w:t>
      </w:r>
      <w:commentRangeEnd w:id="44"/>
      <w:r>
        <w:commentReference w:id="44"/>
      </w:r>
      <w:r>
        <w:t xml:space="preserve"> de la que Braun fue expulsado.</w:t>
      </w:r>
    </w:p>
    <w:p>
      <w:pPr>
        <w:pStyle w:val="Cuerpo"/>
      </w:pPr>
      <w:r>
        <w:t xml:space="preserve">Aun así, los sondeos dan a la derecha opositora en conjunto </w:t>
      </w:r>
      <w:commentRangeStart w:id="45"/>
      <w:r>
        <w:t xml:space="preserve">cerca del 48%, tanto como a los partidos afines al Gobierno</w:t>
      </w:r>
      <w:commentRangeEnd w:id="45"/>
      <w:r>
        <w:commentReference w:id="45"/>
      </w:r>
      <w:r>
        <w:t xml:space="preserve">. La clave está en el reparto</w:t>
      </w:r>
      <w:commentRangeStart w:id="46"/>
      <w:del w:id="183" w:author="Corrección" w:date="2026-09-30T12:00:00Z">
        <w:r>
          <w:delText xml:space="preserve">:</w:delText>
        </w:r>
      </w:del>
      <w:ins w:id="184" w:author="Corrección" w:date="2026-09-30T12:00:00Z">
        <w:r>
          <w:rPr>
            <w:i w:val="false"/>
            <w:iCs w:val="false"/>
          </w:rPr>
          <w:t xml:space="preserve">.</w:t>
        </w:r>
      </w:ins>
      <w:commentRangeEnd w:id="46"/>
      <w:r>
        <w:commentReference w:id="46"/>
      </w:r>
      <w:r>
        <w:t xml:space="preserve"> PiS y </w:t>
      </w:r>
      <w:commentRangeStart w:id="47"/>
      <w:r>
        <w:t xml:space="preserve">la Confederación</w:t>
      </w:r>
      <w:commentRangeEnd w:id="47"/>
      <w:r>
        <w:commentReference w:id="47"/>
      </w:r>
      <w:r>
        <w:t xml:space="preserve"> no alcanzan por sí </w:t>
      </w:r>
      <w:commentRangeStart w:id="48"/>
      <w:r>
        <w:t xml:space="preserve">sol</w:t>
      </w:r>
      <w:del w:id="185" w:author="Corrección" w:date="2026-09-30T12:00:00Z">
        <w:r>
          <w:delText xml:space="preserve">as</w:delText>
        </w:r>
      </w:del>
      <w:ins w:id="186" w:author="Corrección" w:date="2026-09-30T12:00:00Z">
        <w:r>
          <w:rPr>
            <w:i w:val="false"/>
            <w:iCs w:val="false"/>
          </w:rPr>
          <w:t xml:space="preserve">os</w:t>
        </w:r>
      </w:ins>
      <w:commentRangeEnd w:id="48"/>
      <w:r>
        <w:commentReference w:id="48"/>
      </w:r>
      <w:r>
        <w:t xml:space="preserve"> los 231 escaños de la mayoría</w:t>
      </w:r>
      <w:commentRangeStart w:id="49"/>
      <w:del w:id="187" w:author="Corrección" w:date="2026-09-30T12:00:00Z">
        <w:r>
          <w:delText xml:space="preserve">, y</w:delText>
        </w:r>
      </w:del>
      <w:ins w:id="188" w:author="Corrección" w:date="2026-09-30T12:00:00Z">
        <w:r>
          <w:rPr>
            <w:i w:val="false"/>
            <w:iCs w:val="false"/>
          </w:rPr>
          <w:t xml:space="preserve">. Por eso,</w:t>
        </w:r>
      </w:ins>
      <w:r>
        <w:t xml:space="preserve"> los </w:t>
      </w:r>
      <w:del w:id="189" w:author="Corrección" w:date="2026-09-30T12:00:00Z">
        <w:r>
          <w:delText xml:space="preserve">50-60</w:delText>
        </w:r>
      </w:del>
      <w:ins w:id="190" w:author="Corrección" w:date="2026-09-30T12:00:00Z">
        <w:r>
          <w:rPr>
            <w:i w:val="false"/>
            <w:iCs w:val="false"/>
          </w:rPr>
          <w:t xml:space="preserve">cerca de 50</w:t>
        </w:r>
      </w:ins>
      <w:commentRangeEnd w:id="49"/>
      <w:r>
        <w:commentReference w:id="49"/>
      </w:r>
      <w:r>
        <w:t xml:space="preserve"> que las proyecciones atribuyen a KKP marcan la diferencia. Jarosław Kaczyński, líder de PiS, dice que no cooperará con Braun, al que llama «muy peligroso». Pero, si KKP mantiene su nivel de apoyo, la oposición difícilmente podrá formar mayoría sin ese partido, </w:t>
      </w:r>
      <w:commentRangeStart w:id="50"/>
      <w:r>
        <w:t xml:space="preserve">lo que da a Braun la llave del próximo Gobierno</w:t>
      </w:r>
      <w:commentRangeEnd w:id="50"/>
      <w:r>
        <w:commentReference w:id="50"/>
      </w:r>
      <w:r>
        <w:t xml:space="preserve">.</w:t>
      </w:r>
    </w:p>
    <w:p>
      <w:pPr>
        <w:pStyle w:val="Cuerpo"/>
      </w:pPr>
      <w:r>
        <w:t xml:space="preserve">Ewa Waluś teme ese desenlace. «No quiero que mi hija crezca y viva de adulta en el país del señor Braun. No sería un país para las mujeres, ni para las minorías, ni para quienes valoran la libertad», dijo al portal </w:t>
      </w:r>
      <w:commentRangeStart w:id="51"/>
      <w:r>
        <w:rPr>
          <w:i/>
          <w:iCs/>
          <w:rPrChange w:id="191" w:author="Corrección" w:date="2026-09-30T12:00:00Z">
            <w:rPr>
              <w:i w:val="false"/>
              <w:iCs w:val="false"/>
            </w:rPr>
          </w:rPrChange>
        </w:rPr>
        <w:t xml:space="preserve">Onet</w:t>
      </w:r>
      <w:commentRangeEnd w:id="51"/>
      <w:r>
        <w:commentReference w:id="51"/>
      </w:r>
      <w:r>
        <w:t xml:space="preserve">.</w:t>
      </w:r>
    </w:p>
    <w:sectPr>
      <w:headerReference w:type="default" r:id="rId7"/>
      <w:footerReference w:type="default" r:id="rId8"/>
      <w:pgSz w:w="11906" w:h="16838" w:orient="portrait"/>
      <w:pgMar w:top="1418" w:right="1587" w:bottom="1418" w:left="158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initials="C" w:author="Corrección" w:date="2026-09-30T12:00:00.000Z">
    <w:p>
      <w:r>
        <w:t xml:space="preserve">Titular (no se toca). «ultras» y «ultraderecha» hacen eco, y «ultras» puede leerse como «ultraderechistas». «Llega a 2027» resulta raro en octubre de 2026. Además, la candidatura no está confirmada (ver comentario 3). Propuestas en el informe del redactor jefe.</w:t>
      </w:r>
    </w:p>
  </w:comment>
  <w:comment w:id="2" w:initials="C" w:author="Corrección" w:date="2026-09-30T12:00:00.000Z">
    <w:p>
      <w:r>
        <w:t xml:space="preserve">Subtítulo (no se toca). Repite casi literalmente la última frase de la entrada. Podría aportar un dato nuevo, por ejemplo los cerca de 50 escaños que las proyecciones dan a KKP.</w:t>
      </w:r>
    </w:p>
  </w:comment>
  <w:comment w:id="3" w:initials="C" w:author="Corrección" w:date="2026-09-30T12:00:00.000Z">
    <w:p>
      <w:r>
        <w:t xml:space="preserve">Sin confirmar. Lo publicó el diario Rzeczpospolita y Braun no lo ha confirmado. Una información posterior del mismo diario dice que Waluś «no se siente con fuerzas» y que su familia le pide que no se implique. Conviene atribuirlo («según el diario Rzeczpospolita») partiendo la frase, porque ya tiene 27 palabras.</w:t>
      </w:r>
    </w:p>
  </w:comment>
  <w:comment w:id="4" w:initials="C" w:author="Corrección" w:date="2026-09-30T12:00:00.000Z">
    <w:p>
      <w:r>
        <w:t xml:space="preserve">Raccord. Hani se presentaba dos veces, aquí y en el párrafo siguiente. El cargo completo pasa a la primera mención y en el párrafo de Ewa queda solo «Hani».</w:t>
      </w:r>
    </w:p>
  </w:comment>
  <w:comment w:id="5" w:initials="C" w:author="Corrección" w:date="2026-09-30T12:00:00.000Z">
    <w:p>
      <w:r>
        <w:t xml:space="preserve">Verificador (GroundUp). KKP oscila «entre el 7% y el 11%». En los últimos sondeos tiene el 10,9% (United Surveys), el 7,3% (CBOS) y el 7,6% (Opinia24). El 11% es el techo, no la media.</w:t>
      </w:r>
    </w:p>
  </w:comment>
  <w:comment w:id="6" w:initials="C" w:author="Corrección" w:date="2026-09-30T12:00:00.000Z">
    <w:p>
      <w:r>
        <w:t xml:space="preserve">Sugerencia. Los partidos se presentan con su etiqueta delante (el ultraconservador Ley y Justicia, principal partido de la oposición). Unificar el género de PiS en todo el texto.</w:t>
      </w:r>
    </w:p>
  </w:comment>
  <w:comment w:id="7" w:initials="C" w:author="Corrección" w:date="2026-09-30T12:00:00.000Z">
    <w:p>
      <w:r>
        <w:t xml:space="preserve">Ambigüedad y raccord. «el partido» remitía a PiS, el antecedente más cercano, cuando se refiere a KKP. Tusk aparecía en el cuerpo sin cargo.</w:t>
      </w:r>
    </w:p>
  </w:comment>
  <w:comment w:id="8" w:initials="C" w:author="Corrección" w:date="2026-09-30T12:00:00.000Z">
    <w:p>
      <w:r>
        <w:t xml:space="preserve">«hija de Janusz» sobra; el apellido y «su padre» bastan. Según GroundUp, el padre emigró en 1981 (dato opcional, no se añade por extensión).</w:t>
      </w:r>
    </w:p>
  </w:comment>
  <w:comment w:id="9" w:initials="C" w:author="Corrección" w:date="2026-09-30T12:00:00.000Z">
    <w:p>
      <w:r>
        <w:t xml:space="preserve">Raccord. Hani ya está presentado en la entrada, donde ahora va su cargo.</w:t>
      </w:r>
    </w:p>
  </w:comment>
  <w:comment w:id="10" w:initials="C" w:author="Corrección" w:date="2026-09-30T12:00:00.000Z">
    <w:p>
      <w:r>
        <w:t xml:space="preserve">Verificada en GroundUp, en inglés. No se ha encontrado el original polaco de TOK FM; es traducción de una traducción.</w:t>
      </w:r>
    </w:p>
  </w:comment>
  <w:comment w:id="11" w:initials="C" w:author="Corrección" w:date="2026-09-30T12:00:00.000Z">
    <w:p>
      <w:r>
        <w:t xml:space="preserve">Verificador. Ante la Comisión de la Verdad figuraba como miembro del Partido Conservador; la asociación Nigdy Więcej lo vincula al AWB. Más prudente, «vinculado al Movimiento de Resistencia Afrikáner (AWB)».</w:t>
      </w:r>
    </w:p>
  </w:comment>
  <w:comment w:id="12" w:initials="C" w:author="Corrección" w:date="2026-09-30T12:00:00.000Z">
    <w:p>
      <w:r>
        <w:t xml:space="preserve">Verificador. Lo admitió en la entrevista con Krzysztof Stanowski en Kanał Zero (16 de enero de 2025), no en la de Zichlarz. Conviene no mezclarlas.</w:t>
      </w:r>
    </w:p>
  </w:comment>
  <w:comment w:id="13" w:initials="C" w:author="Corrección" w:date="2026-09-30T12:00:00.000Z">
    <w:p>
      <w:r>
        <w:t xml:space="preserve">Gramática. «la capital» a secas se leía como la ciudad, y una pena no «queda en» otra, se conmuta. Sudáfrica abolió la pena de muerte en 1995.</w:t>
      </w:r>
    </w:p>
  </w:comment>
  <w:comment w:id="14" w:initials="C" w:author="Corrección" w:date="2026-09-30T12:00:00.000Z">
    <w:p>
      <w:r>
        <w:t xml:space="preserve">Sin verificar literalmente. Rzeczpospolita lo da en estilo indirecto (que «sigue considerándolo necesario» y que lo haría de nuevo). La frase entrecomillada es una reconstrucción. Comprobarla en el vídeo de Zichlarz (8 de enero de 2025) o sustituirla por la cita verificada en eNCA, «Si las circunstancias fueran las mismas, lo volvería a hacer».</w:t>
      </w:r>
    </w:p>
  </w:comment>
  <w:comment w:id="15" w:initials="C" w:author="Corrección" w:date="2026-09-30T12:00:00.000Z">
    <w:p>
      <w:r>
        <w:t xml:space="preserve">Verificador. GroundUp dice que Braun «ayudó a popularizar» el apodo. Más exacto, «que popularizó para él el apodo de…».</w:t>
      </w:r>
    </w:p>
  </w:comment>
  <w:comment w:id="16" w:initials="C" w:author="Corrección" w:date="2026-09-30T12:00:00.000Z">
    <w:p>
      <w:r>
        <w:t xml:space="preserve">Concordancia. El nombre colectivo es «soldados malditos» (żołnierze wyklęci), no «el último soldado maldito». Sugerencia opcional, «…tras la Segunda Guerra Mundial contra el régimen impuesto por Moscú».</w:t>
      </w:r>
    </w:p>
  </w:comment>
  <w:comment w:id="17" w:initials="C" w:author="Corrección" w:date="2026-09-30T12:00:00.000Z">
    <w:p>
      <w:r>
        <w:t xml:space="preserve">Valoración sin fuente («El mito es fuerte», y no había ningún mito presentado), que además sostiene el «ídolo de los ultras» del titular. Se atribuye a GroundUp, que se presenta aquí, y la paráfrasis pasa a cita literal. El original es «an uncompromising anti-Communist who had sacrificed himself for a righteous cause».</w:t>
      </w:r>
    </w:p>
  </w:comment>
  <w:comment w:id="18" w:initials="C" w:author="Corrección" w:date="2026-09-30T12:00:00.000Z">
    <w:p>
      <w:r>
        <w:t xml:space="preserve">«Aun así» es concesivo y aquí la relación es adversativa (la norma existe, pero no alcanza a las condenas extranjeras). Además se repetía más abajo.</w:t>
      </w:r>
    </w:p>
  </w:comment>
  <w:comment w:id="19" w:initials="C" w:author="Corrección" w:date="2026-09-30T12:00:00.000Z">
    <w:p>
      <w:r>
        <w:t xml:space="preserve">Frase de 33 palabras partida en dos. Verificador (Dziennik Gazeta Prawna y GroundUp). El expresidente es Wojciech Hermeliński (primera mención con nombre y cargo) y la cabecera completa es Dziennik Gazeta Prawna. Matiz jurídico, la norma es el artículo 99.2 de la Constitución y exige condena firme por delito doloso perseguible de oficio. Hermeliński añade que la candidatura sería «completamente contraria al sentido de justicia social»; cotejar el polaco antes de citarlo.</w:t>
      </w:r>
    </w:p>
  </w:comment>
  <w:comment w:id="20" w:initials="C" w:author="Corrección" w:date="2026-09-30T12:00:00.000Z">
    <w:p>
      <w:r>
        <w:t xml:space="preserve">Ladillo (no se toca). Sin verificar. Las comillas lo presentan como cita, pero nadie la dice en el cuerpo y el verificador no la ha encontrado atribuida a Braun. Lo más cercano es el ministro de Exteriores, Radosław Sikorski (junio de 2026), «tenemos una quinta columna rusa aquí en Polonia», sin nombrar a nadie. Si la autora no tiene la fuente, quitar las comillas o cambiar el ladillo.</w:t>
      </w:r>
    </w:p>
  </w:comment>
  <w:comment w:id="21" w:initials="C" w:author="Corrección" w:date="2026-09-30T12:00:00.000Z">
    <w:p>
      <w:r>
        <w:t xml:space="preserve">Verificador. Es una columna de opinión de Mateusz Mazzini (26 de agosto de 2026), no la posición del diario. Cursiva para el periódico. Así «Mazzini» tiene antecedente en el párrafo de los refugiados.</w:t>
      </w:r>
    </w:p>
  </w:comment>
  <w:comment w:id="22" w:initials="C" w:author="Corrección" w:date="2026-09-30T12:00:00.000Z">
    <w:p>
      <w:r>
        <w:t xml:space="preserve">Sugerencia. Falta el enlace lógico. El protagonismo incomoda a Braun porque nace de plantar cara a Rusia; podría explicitarse en un inciso breve.</w:t>
      </w:r>
    </w:p>
  </w:comment>
  <w:comment w:id="23" w:initials="C" w:author="Corrección" w:date="2026-09-30T12:00:00.000Z">
    <w:p>
      <w:r>
        <w:t xml:space="preserve">Verificador. GroundUp entrecomilla las palabras de Braun («come to an understanding» with Russia). La paráfrasis pasa a cita literal.</w:t>
      </w:r>
    </w:p>
  </w:comment>
  <w:comment w:id="24" w:initials="C" w:author="Corrección" w:date="2026-09-30T12:00:00.000Z">
    <w:p>
      <w:r>
        <w:t xml:space="preserve">Valoración causal sin fuente; se suprime. El único rechazo documentado es el de Kaczyński, que lo llama «muy peligroso» por sus conexiones rusas (GroundUp) y ya aparece en el último bloque. Si la autora tiene fuente, se puede restaurar con atribución.</w:t>
      </w:r>
    </w:p>
  </w:comment>
  <w:comment w:id="25" w:initials="C" w:author="Corrección" w:date="2026-09-30T12:00:00.000Z">
    <w:p>
      <w:r>
        <w:t xml:space="preserve">Verificador (Ukrinform). El original es «the coming months, this autumn and the winter ahead, could be decisive not only for Ukraine's independence, but also for the security of Poland and the entire free world». La paráfrasis pasa a cita literal para subir el porcentaje de citas.</w:t>
      </w:r>
    </w:p>
  </w:comment>
  <w:comment w:id="26" w:initials="C" w:author="Corrección" w:date="2026-09-30T12:00:00.000Z">
    <w:p>
      <w:r>
        <w:t xml:space="preserve">«Mientras tanto» indica simultaneidad, pero el incendio fue anterior al acto. Según el verificador empezó pasada la medianoche del 30 al 31 de agosto, la víspera del 1 de septiembre.</w:t>
      </w:r>
    </w:p>
  </w:comment>
  <w:comment w:id="27" w:initials="C" w:author="Corrección" w:date="2026-09-30T12:00:00.000Z">
    <w:p>
      <w:r>
        <w:t xml:space="preserve">Verificador. Es la planta de WB Electronics en Skarżysko-Kamienna, a unos 150 kilómetros al sur de Varsovia. La fiscalía abrió una investigación por terrorismo y Tusk ya lo ha llamado «sabotaje», así que «se investiga si fue» se queda corto. No se ha encontrado el enlace concreto de Notes from Poland.</w:t>
      </w:r>
    </w:p>
  </w:comment>
  <w:comment w:id="28" w:initials="C" w:author="Corrección" w:date="2026-09-30T12:00:00.000Z">
    <w:p>
      <w:r>
        <w:t xml:space="preserve">«No es coincidencia si» es un calco («ce n'est pas un hasard si») y una valoración sin atribuir; se suprime. Ojo, según el verificador el gasto en 2026 era del 4,8%, así que en 2027 baja ligeramente. «además» puede inducir a error.</w:t>
      </w:r>
    </w:p>
  </w:comment>
  <w:comment w:id="29" w:initials="C" w:author="Corrección" w:date="2026-09-30T12:00:00.000Z">
    <w:p>
      <w:r>
        <w:t xml:space="preserve">Ladillo (no se toca). «contempt» es «desprecio», no «desdén», y la cita va recortada respecto al titular de The Guardian. Propuesta, «La compasión se ha convertido en desprecio».</w:t>
      </w:r>
    </w:p>
  </w:comment>
  <w:comment w:id="30" w:initials="C" w:author="Corrección" w:date="2026-09-30T12:00:00.000Z">
    <w:p>
      <w:r>
        <w:t xml:space="preserve">Ambigüedad. «el malestar de los refugiados» se leía como el que sienten ellos, no el que generan.</w:t>
      </w:r>
    </w:p>
  </w:comment>
  <w:comment w:id="31" w:initials="C" w:author="Corrección" w:date="2026-09-30T12:00:00.000Z">
    <w:p>
      <w:r>
        <w:t xml:space="preserve">Verificador. La cifra de 953.060 es de Eurostat (finales de julio de 2026) y supera los 953.000, así que «casi» no vale. Radio Free Europe da otras cifras del Gobierno (974.500 en abril y 868.000 a principios de septiembre).</w:t>
      </w:r>
    </w:p>
  </w:comment>
  <w:comment w:id="32" w:initials="C" w:author="Corrección" w:date="2026-09-30T12:00:00.000Z">
    <w:p>
      <w:r>
        <w:t xml:space="preserve">Sugerencia. «halló» es calco de «found»; mejor «concluyó». Según el verificador, el trabajo de campo fue del 2 al 12 de julio (52% en contra y 42% a favor); se puede añadir «en julio».</w:t>
      </w:r>
    </w:p>
  </w:comment>
  <w:comment w:id="33" w:initials="C" w:author="Corrección" w:date="2026-09-30T12:00:00.000Z">
    <w:p>
      <w:r>
        <w:t xml:space="preserve">Verificador. El titular de Mazzini dice «contempt», que es «desprecio». El desdén es más leve.</w:t>
      </w:r>
    </w:p>
  </w:comment>
  <w:comment w:id="34" w:initials="C" w:author="Corrección" w:date="2026-09-30T12:00:00.000Z">
    <w:p>
      <w:r>
        <w:t xml:space="preserve">Raccord. «el medio británico» no tenía antecedente, porque The Guardian no se había presentado como británico, y la pieza es una columna firmada.</w:t>
      </w:r>
    </w:p>
  </w:comment>
  <w:comment w:id="35" w:initials="C" w:author="Corrección" w:date="2026-09-30T12:00:00.000Z">
    <w:p>
      <w:r>
        <w:t xml:space="preserve">Verificador (fuentes/guardian.txt). Paráfrasis convertida en cita literal con elisión. El original es «They set up businesses, many of which are now flourishing, and created a robust community, often engaging in direct competition with local people». «los locales» era un calco de «locals». Se quita la coma ante «y».</w:t>
      </w:r>
    </w:p>
  </w:comment>
  <w:comment w:id="36" w:initials="C" w:author="Corrección" w:date="2026-09-30T12:00:00.000Z">
    <w:p>
      <w:r>
        <w:t xml:space="preserve">Régimen. «vetar» pide un nombre, no un infinitivo. Según el verificador, el veto fue el 25 de agosto de 2025; después firmó versiones que ligaban la ayuda por hijo (800+) al empleo.</w:t>
      </w:r>
    </w:p>
  </w:comment>
  <w:comment w:id="37" w:initials="C" w:author="Corrección" w:date="2026-09-30T12:00:00.000Z">
    <w:p>
      <w:r>
        <w:t xml:space="preserve">«Por otro lado» introduce algo contrapuesto, y esta medida va en la misma línea restrictiva que el veto.</w:t>
      </w:r>
    </w:p>
  </w:comment>
  <w:comment w:id="38" w:initials="C" w:author="Corrección" w:date="2026-09-30T12:00:00.000Z">
    <w:p>
      <w:r>
        <w:t xml:space="preserve">Verificador. Lo usa Braun («Chcecie stworzyć Ukropol»). «ukrop» es un insulto étnico contra los ucranianos; se puede precisar «término despectivo».</w:t>
      </w:r>
    </w:p>
  </w:comment>
  <w:comment w:id="39" w:initials="C" w:author="Corrección" w:date="2026-09-30T12:00:00.000Z">
    <w:p>
      <w:r>
        <w:t xml:space="preserve">Ladillo (no se toca). Coordina una interrogativa parcial y una total bajo un solo signo. Alternativas, «¿Quién gobierna? ¿Puede volver Ley y Justicia?» o una tesis como «¿Puede gobernar la derecha sin Braun?».</w:t>
      </w:r>
    </w:p>
  </w:comment>
  <w:comment w:id="40" w:initials="C" w:author="Corrección" w:date="2026-09-30T12:00:00.000Z">
    <w:p>
      <w:r>
        <w:t xml:space="preserve">Contradicción interna. Nawrocki es presidente desde agosto de 2025, así que la cohabitación no empieza en 2023.</w:t>
      </w:r>
    </w:p>
  </w:comment>
  <w:comment w:id="41" w:initials="C" w:author="Corrección" w:date="2026-09-30T12:00:00.000Z">
    <w:p>
      <w:r>
        <w:t xml:space="preserve">Verificador. No es un marcador de posición. XYZ (xyz.pl) es un digital polaco real y confirma el récord; Nawrocki habla de 41 vetos (Money.pl), frente a los 35 de Kwaśniewski. Cursiva por ser un digital.</w:t>
      </w:r>
    </w:p>
  </w:comment>
  <w:comment w:id="42" w:initials="C" w:author="Corrección" w:date="2026-09-30T12:00:00.000Z">
    <w:p>
      <w:r>
        <w:t xml:space="preserve">Las dos oraciones no se enlazaban y «pero» marca el contraste. Un veto se levanta, no se anula. Según el verificador hace falta una mayoría de tres quintos (se puede añadir si hay espacio). La coalición de Tusk no se nombra en ningún momento.</w:t>
      </w:r>
    </w:p>
  </w:comment>
  <w:comment w:id="43" w:initials="C" w:author="Corrección" w:date="2026-09-30T12:00:00.000Z">
    <w:p>
      <w:r>
        <w:t xml:space="preserve">Verificador. Morawiecki formó el 24 de julio el grupo parlamentario Rozwój Plus (40 diputados, 37 o 38 de PiS) y PiS expulsó a 38 diputados el 13 de agosto. El partido no está inscrito; Morawiecki solo ha anunciado que pedirá el registro.</w:t>
      </w:r>
    </w:p>
  </w:comment>
  <w:comment w:id="44" w:initials="C" w:author="Corrección" w:date="2026-09-30T12:00:00.000Z">
    <w:p>
      <w:r>
        <w:t xml:space="preserve">Sugerencia. La Confederación Libertad e Independencia suele presentarse como ultraderechista o de derecha radical. Que la etiqueta encaje con la de KKP en la entrada.</w:t>
      </w:r>
    </w:p>
  </w:comment>
  <w:comment w:id="45" w:initials="C" w:author="Corrección" w:date="2026-09-30T12:00:00.000Z">
    <w:p>
      <w:r>
        <w:t xml:space="preserve">Sin verificar. Lo más cercano son las sumas de PiS, Confederación, KKP y Rozwój Plus (47,1% en United Surveys, 42,7% en Opinia24 y 41,3% en CBOS, según Poland Watch). Precisar el sondeo o decir «entre el 41% y el 47%».</w:t>
      </w:r>
    </w:p>
  </w:comment>
  <w:comment w:id="46" w:initials="C" w:author="Corrección" w:date="2026-09-30T12:00:00.000Z">
    <w:p>
      <w:r>
        <w:t xml:space="preserve">Frase de 33 palabras partida en tres. Había dos puntos fuera de una enumeración y coma ante «y» entre oraciones.</w:t>
      </w:r>
    </w:p>
  </w:comment>
  <w:comment w:id="47" w:initials="C" w:author="Corrección" w:date="2026-09-30T12:00:00.000Z">
    <w:p>
      <w:r>
        <w:t xml:space="preserve">Ambigua, porque el partido de Braun también es una Confederación. Valdría «la Confederación Libertad e Independencia» si hay espacio.</w:t>
      </w:r>
    </w:p>
  </w:comment>
  <w:comment w:id="48" w:initials="C" w:author="Corrección" w:date="2026-09-30T12:00:00.000Z">
    <w:p>
      <w:r>
        <w:t xml:space="preserve">Concordancia. Sujeto coordinado de distinto género (PiS y la Confederación), masculino plural.</w:t>
      </w:r>
    </w:p>
  </w:comment>
  <w:comment w:id="49" w:initials="C" w:author="Corrección" w:date="2026-09-30T12:00:00.000Z">
    <w:p>
      <w:r>
        <w:t xml:space="preserve">Verificador. Las proyecciones dan a KKP entre 37 y 55 escaños (United Surveys 55, OGB 51, Poliwave 46 y Pollster 37). «50-60» exagera.</w:t>
      </w:r>
    </w:p>
  </w:comment>
  <w:comment w:id="50" w:initials="C" w:author="Corrección" w:date="2026-09-30T12:00:00.000Z">
    <w:p>
      <w:r>
        <w:t xml:space="preserve">Valoración sin atribuir. Se sostiene en las proyecciones citadas, pero conviene atarla a ellas («según esas proyecciones, la oposición no podría formar mayoría sin KKP»).</w:t>
      </w:r>
    </w:p>
  </w:comment>
  <w:comment w:id="51" w:initials="C" w:author="Corrección" w:date="2026-09-30T12:00:00.000Z">
    <w:p>
      <w:r>
        <w:t xml:space="preserve">Verificada en GroundUp, en inglés, y la traducción es fiel. Como contexto, Ewa hizo campaña por la liberación de su padre y después rompió con él; no es una voz neutral.</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Texto original · correcciones con control de cambios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lang w:val="es-ES"/>
      </w:rPr>
    </w:rPrDefault>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pPr>
    <w:rPr>
      <w:rFonts w:ascii="Georgia" w:cs="Georgia" w:eastAsia="Georgia" w:hAnsi="Georgia"/>
      <w:b/>
      <w:bCs/>
      <w:color w:val="111111"/>
      <w:sz w:val="44"/>
      <w:szCs w:val="44"/>
    </w:rPr>
  </w:style>
  <w:style w:type="paragraph" w:styleId="Heading2">
    <w:name w:val="Heading 2"/>
    <w:basedOn w:val="Normal"/>
    <w:next w:val="Normal"/>
    <w:qFormat/>
    <w:pPr>
      <w:keepNext/>
      <w:spacing w:after="120" w:before="360"/>
      <w:outlineLvl w:val="1"/>
    </w:pPr>
    <w:rPr>
      <w:rFonts w:ascii="Arial" w:cs="Arial" w:eastAsia="Arial" w:hAnsi="Arial"/>
      <w:b/>
      <w:bCs/>
      <w:color w:val="1F3864"/>
      <w:sz w:val="26"/>
      <w:szCs w:val="26"/>
    </w:rPr>
  </w:style>
  <w:style w:type="paragraph" w:styleId="Subtitulo">
    <w:name w:val="Subtítulo"/>
    <w:basedOn w:val="Normal"/>
    <w:next w:val="Normal"/>
    <w:pPr>
      <w:spacing w:after="280" w:line="300"/>
    </w:pPr>
    <w:rPr>
      <w:rFonts w:ascii="Georgia" w:cs="Georgia" w:eastAsia="Georgia" w:hAnsi="Georgia"/>
      <w:b/>
      <w:bCs/>
      <w:color w:val="444444"/>
      <w:sz w:val="27"/>
      <w:szCs w:val="27"/>
    </w:rPr>
  </w:style>
  <w:style w:type="paragraph" w:styleId="Etiqueta">
    <w:name w:val="Etiqueta"/>
    <w:basedOn w:val="Normal"/>
    <w:next w:val="Cuerpo"/>
    <w:pPr>
      <w:spacing w:after="200"/>
    </w:pPr>
    <w:rPr>
      <w:rFonts w:ascii="Arial" w:cs="Arial" w:eastAsia="Arial" w:hAnsi="Arial"/>
      <w:b/>
      <w:bCs/>
      <w:caps/>
      <w:color w:val="8B0000"/>
      <w:sz w:val="18"/>
      <w:szCs w:val="18"/>
    </w:rPr>
  </w:style>
  <w:style w:type="paragraph" w:styleId="Cuerpo">
    <w:name w:val="Cuerpo"/>
    <w:basedOn w:val="Normal"/>
    <w:next w:val="Cuerpo"/>
    <w:pPr>
      <w:spacing w:after="180" w:line="312"/>
    </w:pPr>
    <w:rPr>
      <w:rFonts w:ascii="Georgia" w:cs="Georgia" w:eastAsia="Georgia" w:hAnsi="Georgi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Polonia llega a 2027 con un ídolo de los ultras como posible candidato de la ultraderecha — correcciones</dc:title>
  <dc:creator>Corrección</dc:creator>
  <cp:lastModifiedBy>Un-named</cp:lastModifiedBy>
  <cp:revision>1</cp:revision>
  <dcterms:created xsi:type="dcterms:W3CDTF">2026-10-23T16:04:45.080Z</dcterms:created>
  <dcterms:modified xsi:type="dcterms:W3CDTF">2026-10-23T16:04:45.081Z</dcterms:modified>
</cp:coreProperties>
</file>

<file path=docProps/custom.xml><?xml version="1.0" encoding="utf-8"?>
<Properties xmlns="http://schemas.openxmlformats.org/officeDocument/2006/custom-properties" xmlns:vt="http://schemas.openxmlformats.org/officeDocument/2006/docPropsVTypes"/>
</file>