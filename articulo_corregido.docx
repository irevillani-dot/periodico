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 Etiopía, la guerra vuelve con los bandos cambiados</w:t>
      </w:r>
    </w:p>
    <w:p>
      <w:pPr>
        <w:pStyle w:val="Subtitulo"/>
      </w:pPr>
      <w:r>
        <w:t xml:space="preserve">Casi cuatro años después de una guerra que dejó cientos de miles de muertos, el norte de Etiopía vuelve a las armas. Y esta vez la amenaza no se queda dentro del país</w:t>
      </w:r>
    </w:p>
    <w:p>
      <w:pPr>
        <w:pStyle w:val="Cuerpo"/>
      </w:pPr>
      <w:r>
        <w:t xml:space="preserve">El 18 de septiembre, Estados Unidos levantó el embargo de armas que pesaba sobre Etiopía desde 2021 y no renovó las sanciones contra Eritrea. </w:t>
      </w:r>
      <w:commentRangeStart w:id="1"/>
      <w:r>
        <w:t xml:space="preserve">«La emergencia nacional ha llegado a su fin», proclamó el Departamento del Tesoro</w:t>
      </w:r>
      <w:commentRangeEnd w:id="1"/>
      <w:r>
        <w:commentReference w:id="1"/>
      </w:r>
      <w:r>
        <w:t xml:space="preserve">. Cinco días después, Tigray, la región norte de Etiopía</w:t>
      </w:r>
      <w:ins w:id="100" w:author="Corrección" w:date="2026-09-30T12:00:00Z">
        <w:r>
          <w:t xml:space="preserve">,</w:t>
        </w:r>
      </w:ins>
      <w:r>
        <w:t xml:space="preserve"> volvía a la guerra. </w:t>
      </w:r>
      <w:commentRangeStart w:id="2"/>
      <w:r>
        <w:t xml:space="preserve">«Fue una coincidencia curiosa»</w:t>
      </w:r>
      <w:commentRangeEnd w:id="2"/>
      <w:r>
        <w:commentReference w:id="2"/>
      </w:r>
      <w:r>
        <w:t xml:space="preserve">, ironiza </w:t>
      </w:r>
      <w:commentRangeStart w:id="3"/>
      <w:r>
        <w:rPr>
          <w:i/>
          <w:iCs/>
          <w:rPrChange w:id="101" w:author="Corrección" w:date="2026-09-30T12:00:00Z">
            <w:rPr>
              <w:i w:val="false"/>
              <w:iCs w:val="false"/>
            </w:rPr>
          </w:rPrChange>
        </w:rPr>
        <w:t xml:space="preserve">The Economist</w:t>
      </w:r>
      <w:commentRangeEnd w:id="3"/>
      <w:r>
        <w:commentReference w:id="3"/>
      </w:r>
      <w:r>
        <w:t xml:space="preserve">, que advierte de que</w:t>
      </w:r>
      <w:commentRangeStart w:id="4"/>
      <w:ins w:id="102" w:author="Corrección" w:date="2026-09-30T12:00:00Z">
        <w:r>
          <w:t xml:space="preserve">, si los combates continúan,</w:t>
        </w:r>
      </w:ins>
      <w:commentRangeEnd w:id="4"/>
      <w:r>
        <w:commentReference w:id="4"/>
      </w:r>
      <w:r>
        <w:t xml:space="preserve"> esta vez será «radicalmente distinta» de la anterior.</w:t>
      </w:r>
    </w:p>
    <w:p>
      <w:pPr>
        <w:pStyle w:val="Cuerpo"/>
      </w:pPr>
      <w:r>
        <w:t xml:space="preserve">Los enemigos de ayer combaten hoy en el mismo bando. El 20 de septiembre, el Frente Popular de Liberación de Tigray (TPLF), </w:t>
      </w:r>
      <w:commentRangeStart w:id="5"/>
      <w:r>
        <w:t xml:space="preserve">el partido que gobierna la región</w:t>
      </w:r>
      <w:commentRangeEnd w:id="5"/>
      <w:r>
        <w:commentReference w:id="5"/>
      </w:r>
      <w:r>
        <w:t xml:space="preserve"> más septentrional de un país de </w:t>
      </w:r>
      <w:commentRangeStart w:id="6"/>
      <w:r>
        <w:t xml:space="preserve">casi 140 millones de habitantes</w:t>
      </w:r>
      <w:commentRangeEnd w:id="6"/>
      <w:r>
        <w:commentReference w:id="6"/>
      </w:r>
      <w:r>
        <w:t xml:space="preserve">, anunció una alianza con </w:t>
      </w:r>
      <w:commentRangeStart w:id="7"/>
      <w:r>
        <w:t xml:space="preserve">otros seis grupos armados</w:t>
      </w:r>
      <w:commentRangeEnd w:id="7"/>
      <w:r>
        <w:commentReference w:id="7"/>
      </w:r>
      <w:r>
        <w:t xml:space="preserve"> para derrocar al primer ministro de Etiopía</w:t>
      </w:r>
      <w:ins w:id="103" w:author="Corrección" w:date="2026-09-30T12:00:00Z">
        <w:r>
          <w:t xml:space="preserve">,</w:t>
        </w:r>
      </w:ins>
      <w:r>
        <w:t xml:space="preserve"> Abiy Ahmed, </w:t>
      </w:r>
      <w:commentRangeStart w:id="8"/>
      <w:r>
        <w:t xml:space="preserve">según reporta </w:t>
      </w:r>
      <w:r>
        <w:rPr>
          <w:i/>
          <w:iCs/>
          <w:rPrChange w:id="104" w:author="Corrección" w:date="2026-09-30T12:00:00Z">
            <w:rPr>
              <w:i w:val="false"/>
              <w:iCs w:val="false"/>
            </w:rPr>
          </w:rPrChange>
        </w:rPr>
        <w:t xml:space="preserve">The East African</w:t>
      </w:r>
      <w:commentRangeEnd w:id="8"/>
      <w:r>
        <w:commentReference w:id="8"/>
      </w:r>
      <w:r>
        <w:t xml:space="preserve">. Entre ellos están las milicias Fano de Amhara, que en la guerra anterior lucharon junto al ejército contra los tigrinos. El líder del TPLF, Debretsion Gebremichael, lo admitía en </w:t>
      </w:r>
      <w:commentRangeStart w:id="9"/>
      <w:ins w:id="105" w:author="Corrección" w:date="2026-09-30T12:00:00Z">
        <w:r>
          <w:t xml:space="preserve">una entrevista recogida por </w:t>
        </w:r>
      </w:ins>
      <w:r>
        <w:t xml:space="preserve">el diario etíope </w:t>
      </w:r>
      <w:r>
        <w:rPr>
          <w:i/>
          <w:iCs/>
          <w:rPrChange w:id="106" w:author="Corrección" w:date="2026-09-30T12:00:00Z">
            <w:rPr>
              <w:i w:val="false"/>
              <w:iCs w:val="false"/>
            </w:rPr>
          </w:rPrChange>
        </w:rPr>
        <w:t xml:space="preserve">Addis Standard</w:t>
      </w:r>
      <w:commentRangeEnd w:id="9"/>
      <w:r>
        <w:commentReference w:id="9"/>
      </w:r>
      <w:r>
        <w:t xml:space="preserve">: </w:t>
      </w:r>
      <w:commentRangeStart w:id="10"/>
      <w:r>
        <w:t xml:space="preserve">«Nuestros intereses no son los mismos</w:t>
      </w:r>
      <w:ins w:id="107" w:author="Corrección" w:date="2026-09-30T12:00:00Z">
        <w:r>
          <w:t xml:space="preserve"> […]</w:t>
        </w:r>
      </w:ins>
      <w:r>
        <w:t xml:space="preserve">, pero al menos hay algo común que nos une»</w:t>
      </w:r>
      <w:commentRangeEnd w:id="10"/>
      <w:r>
        <w:commentReference w:id="10"/>
      </w:r>
      <w:r>
        <w:t xml:space="preserve">.</w:t>
      </w:r>
    </w:p>
    <w:p>
      <w:pPr>
        <w:pStyle w:val="Cuerpo"/>
      </w:pPr>
      <w:r>
        <w:t xml:space="preserve">El conflicto se agrava y el frente avanza hacia el sur. Según </w:t>
      </w:r>
      <w:r>
        <w:rPr>
          <w:i/>
          <w:iCs/>
          <w:rPrChange w:id="108" w:author="Corrección" w:date="2026-09-30T12:00:00Z">
            <w:rPr>
              <w:i w:val="false"/>
              <w:iCs w:val="false"/>
            </w:rPr>
          </w:rPrChange>
        </w:rPr>
        <w:t xml:space="preserve">The Economist</w:t>
      </w:r>
      <w:r>
        <w:t xml:space="preserve">, el TPLF y las milicias Fano «parecen intentar cercar Weldiya», una localidad del norte de Amhara situada en la carretera principal que une Tigray con Addis Abeba: «Si Weldiya cayera, podría ser el preludio de una ofensiva rebelde sobre la capital». Los rebeldes también </w:t>
      </w:r>
      <w:commentRangeStart w:id="11"/>
      <w:r>
        <w:t xml:space="preserve">amenazan </w:t>
      </w:r>
      <w:ins w:id="109" w:author="Corrección" w:date="2026-09-30T12:00:00Z">
        <w:r>
          <w:t xml:space="preserve">con </w:t>
        </w:r>
      </w:ins>
      <w:r>
        <w:t xml:space="preserve">interrumpir</w:t>
      </w:r>
      <w:commentRangeEnd w:id="11"/>
      <w:r>
        <w:commentReference w:id="11"/>
      </w:r>
      <w:r>
        <w:t xml:space="preserve"> la carretera al puerto de Yibuti, del que Etiopía depende para casi todo su comercio exterior, combustible incluido.</w:t>
      </w:r>
    </w:p>
    <w:p>
      <w:pPr>
        <w:pStyle w:val="Heading2"/>
      </w:pPr>
      <w:r>
        <w:t xml:space="preserve">Lo que Pretoria dejó sin resolver</w:t>
      </w:r>
    </w:p>
    <w:p>
      <w:pPr>
        <w:pStyle w:val="Cuerpo"/>
      </w:pPr>
      <w:r>
        <w:t xml:space="preserve">El TPLF nació en los años setenta como guerrilla contra la junta militar y dominó la política etíope durante casi tres décadas, hasta la llegada al poder de Abiy en 2018, repasa la BBC. Dos años después, Tigray se convirtió en escenario de una guerra civil entre el movimiento y el ejército federal, apoyado por tropas de la vecina Eritrea. El conflicto causó unos 600.000 muertos, entre combates, hambruna y el colapso de la sanidad, según la estimación </w:t>
      </w:r>
      <w:commentRangeStart w:id="12"/>
      <w:del w:id="110" w:author="Corrección" w:date="2026-09-30T12:00:00Z">
        <w:r>
          <w:delText xml:space="preserve">de la</w:delText>
        </w:r>
      </w:del>
      <w:ins w:id="111" w:author="Corrección" w:date="2026-09-30T12:00:00Z">
        <w:r>
          <w:t xml:space="preserve">del mediador de la</w:t>
        </w:r>
      </w:ins>
      <w:r>
        <w:t xml:space="preserve"> Unión Africana</w:t>
      </w:r>
      <w:ins w:id="112" w:author="Corrección" w:date="2026-09-30T12:00:00Z">
        <w:r>
          <w:t xml:space="preserve">, Olusegun Obasanjo</w:t>
        </w:r>
      </w:ins>
      <w:commentRangeEnd w:id="12"/>
      <w:r>
        <w:commentReference w:id="12"/>
      </w:r>
      <w:r>
        <w:t xml:space="preserve">.</w:t>
      </w:r>
    </w:p>
    <w:p>
      <w:pPr>
        <w:pStyle w:val="Cuerpo"/>
      </w:pPr>
      <w:r>
        <w:t xml:space="preserve">En noviembre de 2022, la propia Unión Africana </w:t>
      </w:r>
      <w:commentRangeStart w:id="13"/>
      <w:r>
        <w:t xml:space="preserve">negoció</w:t>
      </w:r>
      <w:commentRangeEnd w:id="13"/>
      <w:r>
        <w:commentReference w:id="13"/>
      </w:r>
      <w:r>
        <w:t xml:space="preserve"> el Acuerdo de Pretoria. Aquel pacto detuvo una fase de la guerra, pero nunca se convirtió en un acuerdo político duradero. Las cuestiones de equilibrio político y de desarme quedaron sin resolver. Casi cuatro años después, el conflicto vuelve, pero los frentes se han reordenado.</w:t>
      </w:r>
    </w:p>
    <w:p>
      <w:pPr>
        <w:pStyle w:val="Heading2"/>
      </w:pPr>
      <w:r>
        <w:t xml:space="preserve">Eritrea, de aliada a enemiga</w:t>
      </w:r>
    </w:p>
    <w:p>
      <w:pPr>
        <w:pStyle w:val="Cuerpo"/>
      </w:pPr>
      <w:r>
        <w:t xml:space="preserve">Detrás de la alianza rebelde asoma Eritrea, que en 2020 combatió del lado del Gobierno etíope para sofocar la rebelión de Tigray. Su presidente, Isaias Afwerki, se sintió traicionado por la paz de Pretoria, de la que Eritrea quedó excluida pese a haber puesto tropas en la guerra, explica </w:t>
      </w:r>
      <w:r>
        <w:rPr>
          <w:i/>
          <w:iCs/>
          <w:rPrChange w:id="113" w:author="Corrección" w:date="2026-09-30T12:00:00Z">
            <w:rPr>
              <w:i w:val="false"/>
              <w:iCs w:val="false"/>
            </w:rPr>
          </w:rPrChange>
        </w:rPr>
        <w:t xml:space="preserve">The Economist</w:t>
      </w:r>
      <w:r>
        <w:t xml:space="preserve">. A la traición se suma el miedo</w:t>
      </w:r>
      <w:del w:id="114" w:author="Corrección" w:date="2026-09-30T12:00:00Z">
        <w:r>
          <w:delText xml:space="preserve">,</w:delText>
        </w:r>
      </w:del>
      <w:ins w:id="115" w:author="Corrección" w:date="2026-09-30T12:00:00Z">
        <w:r>
          <w:t xml:space="preserve">:</w:t>
        </w:r>
      </w:ins>
      <w:r>
        <w:t xml:space="preserve"> </w:t>
      </w:r>
      <w:commentRangeStart w:id="14"/>
      <w:r>
        <w:t xml:space="preserve">Addis Abeba ha amenazado con anexionar parte de la costa eritrea, y Asmara teme las amenazas</w:t>
      </w:r>
      <w:commentRangeEnd w:id="14"/>
      <w:r>
        <w:commentReference w:id="14"/>
      </w:r>
      <w:r>
        <w:t xml:space="preserve">.</w:t>
      </w:r>
    </w:p>
    <w:p>
      <w:pPr>
        <w:pStyle w:val="Cuerpo"/>
      </w:pPr>
      <w:r>
        <w:t xml:space="preserve">Addis Abeba, a través de Birhanu Jula, el jefe del Estado Mayor de las Fuerzas Armadas, ha denunciado el respaldo de potencias extranjeras a la alianza de rebeldes. Según sus declaraciones, Eritrea actúa como intermediaria: </w:t>
      </w:r>
      <w:commentRangeStart w:id="15"/>
      <w:r>
        <w:t xml:space="preserve">«</w:t>
      </w:r>
      <w:del w:id="116" w:author="Corrección" w:date="2026-09-30T12:00:00Z">
        <w:r>
          <w:delText xml:space="preserve">ni ella</w:delText>
        </w:r>
      </w:del>
      <w:ins w:id="117" w:author="Corrección" w:date="2026-09-30T12:00:00Z">
        <w:r>
          <w:t xml:space="preserve">Ni [Eritrea]</w:t>
        </w:r>
      </w:ins>
      <w:r>
        <w:t xml:space="preserve"> ni el TPLF pueden lograr nada</w:t>
      </w:r>
      <w:ins w:id="118" w:author="Corrección" w:date="2026-09-30T12:00:00Z">
        <w:r>
          <w:t xml:space="preserve"> […]</w:t>
        </w:r>
      </w:ins>
      <w:r>
        <w:t xml:space="preserve"> a menos que Sudán, Egipto y otras potencias los impulsen, </w:t>
      </w:r>
      <w:ins w:id="119" w:author="Corrección" w:date="2026-09-30T12:00:00Z">
        <w:r>
          <w:t xml:space="preserve">los </w:t>
        </w:r>
      </w:ins>
      <w:r>
        <w:t xml:space="preserve">apoyen y </w:t>
      </w:r>
      <w:ins w:id="120" w:author="Corrección" w:date="2026-09-30T12:00:00Z">
        <w:r>
          <w:t xml:space="preserve">les </w:t>
        </w:r>
      </w:ins>
      <w:r>
        <w:t xml:space="preserve">suministren recursos»</w:t>
      </w:r>
      <w:commentRangeEnd w:id="15"/>
      <w:r>
        <w:commentReference w:id="15"/>
      </w:r>
      <w:r>
        <w:t xml:space="preserve">, relata </w:t>
      </w:r>
      <w:r>
        <w:rPr>
          <w:i/>
          <w:iCs/>
          <w:rPrChange w:id="121" w:author="Corrección" w:date="2026-09-30T12:00:00Z">
            <w:rPr>
              <w:i w:val="false"/>
              <w:iCs w:val="false"/>
            </w:rPr>
          </w:rPrChange>
        </w:rPr>
        <w:t xml:space="preserve">Addis Standard</w:t>
      </w:r>
      <w:r>
        <w:t xml:space="preserve">.</w:t>
      </w:r>
    </w:p>
    <w:p>
      <w:pPr>
        <w:pStyle w:val="Cuerpo"/>
      </w:pPr>
      <w:r>
        <w:t xml:space="preserve">Asmara sospecha que la amenaza proviene de la ambición etíope sobre el puerto de Assab, en el mar Rojo, que daría a Etiopía una salida al mar. Addis Abeba reclama, en efecto, acceso al puerto y en Eritrea temen que intente tomarlo por la fuerza, según </w:t>
      </w:r>
      <w:commentRangeStart w:id="16"/>
      <w:r>
        <w:t xml:space="preserve">un análisis de Reuters que publica </w:t>
      </w:r>
      <w:r>
        <w:rPr>
          <w:i/>
          <w:iCs/>
          <w:rPrChange w:id="122" w:author="Corrección" w:date="2026-09-30T12:00:00Z">
            <w:rPr>
              <w:i w:val="false"/>
              <w:iCs w:val="false"/>
            </w:rPr>
          </w:rPrChange>
        </w:rPr>
        <w:t xml:space="preserve">The East African</w:t>
      </w:r>
      <w:commentRangeEnd w:id="16"/>
      <w:r>
        <w:commentReference w:id="16"/>
      </w:r>
      <w:r>
        <w:t xml:space="preserve">. El presidente etíope, Taye Atske-Selassie, defendió ante la Asamblea General de la ONU que el país no puede sostener su desarrollo sin un acceso fiable al mar y que persigue «todas las vías diplomáticas posibles» para lograrlo, recoge </w:t>
      </w:r>
      <w:r>
        <w:rPr>
          <w:i/>
          <w:iCs/>
          <w:rPrChange w:id="123" w:author="Corrección" w:date="2026-09-30T12:00:00Z">
            <w:rPr>
              <w:i w:val="false"/>
              <w:iCs w:val="false"/>
            </w:rPr>
          </w:rPrChange>
        </w:rPr>
        <w:t xml:space="preserve">The Reporter</w:t>
      </w:r>
      <w:r>
        <w:t xml:space="preserve">.</w:t>
      </w:r>
    </w:p>
    <w:p>
      <w:pPr>
        <w:pStyle w:val="Heading2"/>
      </w:pPr>
      <w:r>
        <w:t xml:space="preserve">De Tigray al mar Rojo</w:t>
      </w:r>
    </w:p>
    <w:p>
      <w:pPr>
        <w:pStyle w:val="Cuerpo"/>
      </w:pPr>
      <w:r>
        <w:t xml:space="preserve">El 23 de septiembre las fuerzas de Tigray tomaron los aeropuertos de Mekelle, Axum y Shire, y los combates se extendieron rápidamente a las regiones vecinas de Afar y Amhara. Cada bando acusa al otro de haber empezado. El TPLF sostiene estar librando una «guerra defensiva» que responde a un ataque con drones orquestado por Addis Abeba.</w:t>
      </w:r>
    </w:p>
    <w:p>
      <w:pPr>
        <w:pStyle w:val="Cuerpo"/>
      </w:pPr>
      <w:r>
        <w:t xml:space="preserve">Sobre el terreno, Tigray ha quedado aislada. </w:t>
      </w:r>
      <w:commentRangeStart w:id="17"/>
      <w:r>
        <w:t xml:space="preserve">Internet y las líneas móviles están cortadas</w:t>
      </w:r>
      <w:commentRangeEnd w:id="17"/>
      <w:r>
        <w:commentReference w:id="17"/>
      </w:r>
      <w:r>
        <w:t xml:space="preserve"> y las carreteras que unen la región con el resto del país se han cerrado al tráfico, informa </w:t>
      </w:r>
      <w:r>
        <w:rPr>
          <w:i/>
          <w:iCs/>
          <w:rPrChange w:id="124" w:author="Corrección" w:date="2026-09-30T12:00:00Z">
            <w:rPr>
              <w:i w:val="false"/>
              <w:iCs w:val="false"/>
            </w:rPr>
          </w:rPrChange>
        </w:rPr>
        <w:t xml:space="preserve">The Reporter</w:t>
      </w:r>
      <w:r>
        <w:t xml:space="preserve">, que describe una escasez aguda de productos básicos. Incluso</w:t>
      </w:r>
      <w:del w:id="125" w:author="Corrección" w:date="2026-09-30T12:00:00Z">
        <w:r>
          <w:delText xml:space="preserve">,</w:delText>
        </w:r>
      </w:del>
      <w:r>
        <w:t xml:space="preserve"> </w:t>
      </w:r>
      <w:commentRangeStart w:id="18"/>
      <w:r>
        <w:t xml:space="preserve">un dron alcanzó en Mekelle la sede de Tigrai TV</w:t>
      </w:r>
      <w:commentRangeEnd w:id="18"/>
      <w:r>
        <w:commentReference w:id="18"/>
      </w:r>
      <w:r>
        <w:t xml:space="preserve">, la televisión pública regional y altavoz de las autoridades tigrinas, y la dejó fuera de antena. «Escuchamos una fuerte explosión proveniente de un ataque con dron en otro lugar y huimos del edificio», declaró a la AFP un periodista de la emisora.</w:t>
      </w:r>
    </w:p>
    <w:p>
      <w:pPr>
        <w:pStyle w:val="Cuerpo"/>
      </w:pPr>
      <w:r>
        <w:t xml:space="preserve">El temor es que la guerra no se quede en Etiopía. En el vecino Sudán, </w:t>
      </w:r>
      <w:commentRangeStart w:id="19"/>
      <w:r>
        <w:t xml:space="preserve">Etiopía y Eritrea respaldan a bandos opuestos de la guerra civil</w:t>
      </w:r>
      <w:commentRangeEnd w:id="19"/>
      <w:r>
        <w:commentReference w:id="19"/>
      </w:r>
      <w:r>
        <w:t xml:space="preserve">, y </w:t>
      </w:r>
      <w:commentRangeStart w:id="20"/>
      <w:del w:id="126" w:author="Corrección" w:date="2026-09-30T12:00:00Z">
        <w:r>
          <w:delText xml:space="preserve">“</w:delText>
        </w:r>
      </w:del>
      <w:ins w:id="127" w:author="Corrección" w:date="2026-09-30T12:00:00Z">
        <w:r>
          <w:t xml:space="preserve">«</w:t>
        </w:r>
      </w:ins>
      <w:r>
        <w:t xml:space="preserve">Eritrea también mantiene una relación bastante estrecha [...] con el ejército sudanés, y las relaciones entre Etiopía y el ejército sudanés también se han ido deteriorando</w:t>
      </w:r>
      <w:del w:id="128" w:author="Corrección" w:date="2026-09-30T12:00:00Z">
        <w:r>
          <w:delText xml:space="preserve">”</w:delText>
        </w:r>
      </w:del>
      <w:ins w:id="129" w:author="Corrección" w:date="2026-09-30T12:00:00Z">
        <w:r>
          <w:t xml:space="preserve">»,</w:t>
        </w:r>
      </w:ins>
      <w:commentRangeEnd w:id="20"/>
      <w:r>
        <w:commentReference w:id="20"/>
      </w:r>
      <w:r>
        <w:t xml:space="preserve"> explica en Al Jazeera Alan Boswell, director para el Cuerno de África del International Crisis Group</w:t>
      </w:r>
      <w:commentRangeStart w:id="21"/>
      <w:del w:id="130" w:author="Corrección" w:date="2026-09-30T12:00:00Z">
        <w:r>
          <w:delText xml:space="preserve">, y eso</w:delText>
        </w:r>
      </w:del>
      <w:ins w:id="131" w:author="Corrección" w:date="2026-09-30T12:00:00Z">
        <w:r>
          <w:t xml:space="preserve">. Eso</w:t>
        </w:r>
      </w:ins>
      <w:commentRangeEnd w:id="21"/>
      <w:r>
        <w:commentReference w:id="21"/>
      </w:r>
      <w:r>
        <w:t xml:space="preserve"> podría convertir el choque en un conflicto mucho más amplio, a las puertas de un mar Rojo ya tensado por lo que ocurre en el estrecho de Bab el-Mandeb. Para Boswell, todo está convirtiéndose en un único gran embrollo regional que «puede ponerse muy, muy feo si no hay desescalada».</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Cita no localizada de forma literal. El aviso del Tesoro (OFAC, 18 de septiembre) se titula «Expiration of Emergency With Respect to the Situation in Ethiopia» y dice que la emergencia «was not continued in effect beyond September 17, 2026». Si la frase no está así en tu fuente, pásala a estilo indirecto: «El Departamento del Tesoro dio por expirada la emergencia nacional». Sin cambios en el texto.</w:t>
      </w:r>
    </w:p>
  </w:comment>
  <w:comment w:id="2" w:initials="C" w:author="Corrección" w:date="2026-09-30T12:00:00.000Z">
    <w:p>
      <w:r>
        <w:t xml:space="preserve">No se ha podido localizar: el artículo de The Economist no se pudo abrir y la frase no aparece en su traducción publicada por Infobae. Confírmala en el original; si no está literal, quita las comillas y «ironiza». Sin cambios en el texto.</w:t>
      </w:r>
    </w:p>
  </w:comment>
  <w:comment w:id="3" w:initials="C" w:author="Corrección" w:date="2026-09-30T12:00:00.000Z">
    <w:p>
      <w:r>
        <w:t xml:space="preserve">Ortografía: los nombres de periódicos y revistas van en cursiva (The Economist, The East African, Addis Standard, The Reporter). En redonda, agencias y cadenas: BBC, AFP, Reuters, Al Jazeera, Tigrai TV. Aplicado en todo el texto.</w:t>
      </w:r>
    </w:p>
  </w:comment>
  <w:comment w:id="4" w:initials="C" w:author="Corrección" w:date="2026-09-30T12:00:00.000Z">
    <w:p>
      <w:r>
        <w:t xml:space="preserve">Añadido para que la cita sea fiel: según la traducción publicada por Infobae, The Economist lo plantea en condicional (si los combates continúan, la próxima ronda sería «radicalmente distinta»). Confírmalo en el original.</w:t>
      </w:r>
    </w:p>
  </w:comment>
  <w:comment w:id="5" w:initials="C" w:author="Corrección" w:date="2026-09-30T12:00:00.000Z">
    <w:p>
      <w:r>
        <w:t xml:space="preserve">Comprobar: en mayo de 2025 la junta electoral etíope retiró al TPLF su registro como partido, y la región quedó a cargo de una Administración Interina. Si sigue siendo así, quizá «el movimiento que controla la región». Sin cambios en el texto.</w:t>
      </w:r>
    </w:p>
  </w:comment>
  <w:comment w:id="6" w:initials="C" w:author="Corrección" w:date="2026-09-30T12:00:00.000Z">
    <w:p>
      <w:r>
        <w:t xml:space="preserve">No figura en las fuentes enlazadas. La ONU estimaba unos 135 millones en 2025, así que «casi 140» puede valer para 2026, pero conviene tener la fuente (o poner «más de 130 millones»). Sin cambios en el texto.</w:t>
      </w:r>
    </w:p>
  </w:comment>
  <w:comment w:id="7" w:initials="C" w:author="Corrección" w:date="2026-09-30T12:00:00.000Z">
    <w:p>
      <w:r>
        <w:t xml:space="preserve">Cuadra: la alianza (Ethiopian People's Forces Alliance for Survival) suma siete miembros, el TPLF y seis más. Varias crónicas hablan de grupos «armados y políticos». Sin cambios en el texto.</w:t>
      </w:r>
    </w:p>
  </w:comment>
  <w:comment w:id="8" w:initials="C" w:author="Corrección" w:date="2026-09-30T12:00:00.000Z">
    <w:p>
      <w:r>
        <w:t xml:space="preserve">Dos cosas: (1) «reportar» con el sentido de «informar» es un anglicismo (Fundéu); mejor «según informa». (2) El verificador solo encontró la noticia del 20 de septiembre en The East African Daily (otro medio, no The East African) y en Al Jazeera (23 de septiembre). Confirma la fuente. Sin cambios en el texto.</w:t>
      </w:r>
    </w:p>
  </w:comment>
  <w:comment w:id="9" w:initials="C" w:author="Corrección" w:date="2026-09-30T12:00:00.000Z">
    <w:p>
      <w:r>
        <w:t xml:space="preserve">Atribución: según Addis Standard (10 de septiembre), Debretsion lo dijo en una entrevista con Weyin Media que el diario recogió; no habló con Addis Standard. Ojo: es anterior al anuncio de la alianza del 20 de septiembre.</w:t>
      </w:r>
    </w:p>
  </w:comment>
  <w:comment w:id="10" w:initials="C" w:author="Corrección" w:date="2026-09-30T12:00:00.000Z">
    <w:p>
      <w:r>
        <w:t xml:space="preserve">Original: «Our interests are not the same, we have our own respective interests, but at least we have one central thing that connects us». Se omite una frase intermedia, así que va […]. «One central thing» es más bien «algo central» que «algo común»: valóralo.</w:t>
      </w:r>
    </w:p>
  </w:comment>
  <w:comment w:id="11" w:initials="C" w:author="Corrección" w:date="2026-09-30T12:00:00.000Z">
    <w:p>
      <w:r>
        <w:t xml:space="preserve">Régimen: «amenazar con» + infinitivo cuando se trata de una amenaza (Fundéu).</w:t>
      </w:r>
    </w:p>
  </w:comment>
  <w:comment w:id="12" w:initials="C" w:author="Corrección" w:date="2026-09-30T12:00:00.000Z">
    <w:p>
      <w:r>
        <w:t xml:space="preserve">Atribución: la cifra de unos 600.000 muertos la dio el mediador de la UA, el expresidente nigeriano Olusegun Obasanjo; no es una estimación oficial de la organización. Otras estimaciones son menores (Universidad de Gante: entre 162.000 y 378.000).</w:t>
      </w:r>
    </w:p>
  </w:comment>
  <w:comment w:id="13" w:initials="C" w:author="Corrección" w:date="2026-09-30T12:00:00.000Z">
    <w:p>
      <w:r>
        <w:t xml:space="preserve">Precisión: la UA fue mediadora; el acuerdo lo negociaron y firmaron el Gobierno federal y el TPLF (2 de noviembre de 2022). Quizá «medió en el Acuerdo de Pretoria». Sin cambios en el texto.</w:t>
      </w:r>
    </w:p>
  </w:comment>
  <w:comment w:id="14" w:initials="C" w:author="Corrección" w:date="2026-09-30T12:00:00.000Z">
    <w:p>
      <w:r>
        <w:t xml:space="preserve">Coherencia y fuente: (1) «anexionar» no aparece en las fuentes consultadas; lo documentado es que Abiy ha reclamado Assab «por las buenas o por la fuerza» («peacefully or by force»). Más fiel: «Addis Abeba ha reclamado el puerto de Assab sin descartar la fuerza». (2) «Asmara teme las amenazas» repite la idea de «el miedo». (3) Dos párrafos más abajo, Asmara «sospecha» esa ambición, lo que choca con presentarla aquí como amenaza explícita. Solo se ha cambiado la coma por dos puntos (ortografía: la segunda oración explica la primera).</w:t>
      </w:r>
    </w:p>
  </w:comment>
  <w:comment w:id="15" w:initials="C" w:author="Corrección" w:date="2026-09-30T12:00:00.000Z">
    <w:p>
      <w:r>
        <w:t xml:space="preserve">Original (Addis Standard): «Neither Shaebia nor the TPLF can achieve anything alone – even if combined – unless pushed, supported, and supplied by Sudan, Egypt, and powers beyond». Cambios: mayúscula tras los dos puntos; «Shaebia» (nombre despectivo del régimen eritreo) se sustituía por «ella» sin marcar, y lo sustituido dentro de una cita va entre corchetes; la supresión de «solos, ni siquiera juntos» se marca con […] (o recupérala); y cada verbo con su pronombre: «los apoyen y les suministren» (suministrar pide complemento indirecto). «Eritrea actúa como intermediaria» sí está en la fuente. Sugerencia: «recoge» mejor que «relata» para una cita.</w:t>
      </w:r>
    </w:p>
  </w:comment>
  <w:comment w:id="16" w:initials="C" w:author="Corrección" w:date="2026-09-30T12:00:00.000Z">
    <w:p>
      <w:r>
        <w:t xml:space="preserve">El análisis es el explainer de Reuters del 23 de septiembre («Why new war in Ethiopia's Tigray threatens to trigger wider conflict»): «Asmara has said it fears Addis Ababa will try to take Assab by force». No se ha podido confirmar que lo publicara The East African; si lo leíste allí, bien; si no, basta «según un análisis de Reuters». Sin cambios en el texto.</w:t>
      </w:r>
    </w:p>
  </w:comment>
  <w:comment w:id="17" w:initials="C" w:author="Corrección" w:date="2026-09-30T12:00:00.000Z">
    <w:p>
      <w:r>
        <w:t xml:space="preserve">Contexto: según Reuters (25 de septiembre), el corte de internet y teléfono lo ordenó el propio TPLF a Safaricom y Ethio Telecom. Tal como está, puede entenderse que es una medida federal. Valora añadirlo. Sin cambios en el texto.</w:t>
      </w:r>
    </w:p>
  </w:comment>
  <w:comment w:id="18" w:initials="C" w:author="Corrección" w:date="2026-09-30T12:00:00.000Z">
    <w:p>
      <w:r>
        <w:t xml:space="preserve">Coherencia: la frase dice que el dron alcanzó la sede, pero la cita habla de «un ataque con dron en otro lugar» tras el que huyeron. La AFP (recogida por France24) informa de que la cadena fue alcanzada y sitúa el ataque el domingo 27; conviene aclarar la secuencia o ajustar la frase. Sin cambios en el texto.</w:t>
      </w:r>
    </w:p>
  </w:comment>
  <w:comment w:id="19" w:initials="C" w:author="Corrección" w:date="2026-09-30T12:00:00.000Z">
    <w:p>
      <w:r>
        <w:t xml:space="preserve">¿Fuente? La cita de Boswell solo dice que Eritrea es cercana al ejército sudanés y que las relaciones de Etiopía con ese ejército se han deteriorado. Si la afirmación sale de otra fuente, tenla a mano. Sin cambios en el texto.</w:t>
      </w:r>
    </w:p>
  </w:comment>
  <w:comment w:id="20" w:initials="C" w:author="Corrección" w:date="2026-09-30T12:00:00.000Z">
    <w:p>
      <w:r>
        <w:t xml:space="preserve">Ortografía: comillas latinas « », como en el resto del texto, y coma antes del verbo de atribución («…», explica). La supresión [...] es correcta: solo omite «for instance».</w:t>
      </w:r>
    </w:p>
  </w:comment>
  <w:comment w:id="21" w:initials="C" w:author="Corrección" w:date="2026-09-30T12:00:00.000Z">
    <w:p>
      <w:r>
        <w:t xml:space="preserve">Sintaxis: tras la cita y su atribución, «y eso podría convertir el choque…» queda sin sujeto claro y la frase supera las 80 palabras. Partirla con un punto lo resuelve sin tocar el contenido, y deja claro que lo del mar Rojo es tuyo y no de Boswell.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Etiopía, la guerra vuelve con los bandos cambiados — correcciones</dc:title>
  <dc:creator>Corrección</dc:creator>
  <cp:lastModifiedBy>Un-named</cp:lastModifiedBy>
  <cp:revision>1</cp:revision>
  <dcterms:created xsi:type="dcterms:W3CDTF">2026-09-30T11:44:32.256Z</dcterms:created>
  <dcterms:modified xsi:type="dcterms:W3CDTF">2026-09-30T11:44:32.256Z</dcterms:modified>
</cp:coreProperties>
</file>

<file path=docProps/custom.xml><?xml version="1.0" encoding="utf-8"?>
<Properties xmlns="http://schemas.openxmlformats.org/officeDocument/2006/custom-properties" xmlns:vt="http://schemas.openxmlformats.org/officeDocument/2006/docPropsVTypes"/>
</file>