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Irlanda, el flanco descubierto de Europa</w:t>
      </w:r>
    </w:p>
    <w:p>
      <w:pPr>
        <w:pStyle w:val="Subtitulo"/>
      </w:pPr>
      <w:r>
        <w:t xml:space="preserve">La flota fantasma rusa </w:t>
      </w:r>
      <w:commentRangeStart w:id="1"/>
      <w:r>
        <w:t xml:space="preserve">ha triplicado sus tránsitos</w:t>
      </w:r>
      <w:commentRangeEnd w:id="1"/>
      <w:r>
        <w:commentReference w:id="1"/>
      </w:r>
      <w:r>
        <w:t xml:space="preserve"> </w:t>
      </w:r>
      <w:commentRangeStart w:id="2"/>
      <w:r>
        <w:t xml:space="preserve">frente a su costa</w:t>
      </w:r>
      <w:ins w:id="100" w:author="Corrección" w:date="2026-09-30T12:00:00Z">
        <w:r>
          <w:t xml:space="preserve">,</w:t>
        </w:r>
      </w:ins>
      <w:r>
        <w:t xml:space="preserve"> y la isla</w:t>
      </w:r>
      <w:commentRangeEnd w:id="2"/>
      <w:r>
        <w:commentReference w:id="2"/>
      </w:r>
      <w:r>
        <w:t xml:space="preserve">, neutral y fuera de la OTAN, descubre que no tiene con qué vigilar sus cables</w:t>
      </w:r>
    </w:p>
    <w:p>
      <w:pPr>
        <w:pStyle w:val="Cuerpo"/>
      </w:pPr>
      <w:r>
        <w:t xml:space="preserve">La Armada irlandesa contó entre enero y septiembre casi el triple de tránsitos de la </w:t>
      </w:r>
      <w:commentRangeStart w:id="3"/>
      <w:r>
        <w:t xml:space="preserve">flota fantasma rusa</w:t>
      </w:r>
      <w:commentRangeEnd w:id="3"/>
      <w:r>
        <w:commentReference w:id="3"/>
      </w:r>
      <w:r>
        <w:t xml:space="preserve"> frente a la costa oeste del país que un año antes, </w:t>
      </w:r>
      <w:commentRangeStart w:id="4"/>
      <w:r>
        <w:t xml:space="preserve">recoge la revista marítima </w:t>
      </w:r>
      <w:r>
        <w:rPr>
          <w:i/>
          <w:iCs/>
          <w:rPrChange w:id="101" w:author="Corrección" w:date="2026-09-30T12:00:00Z">
            <w:rPr>
              <w:i w:val="false"/>
              <w:iCs w:val="false"/>
            </w:rPr>
          </w:rPrChange>
        </w:rPr>
        <w:t xml:space="preserve">Afloat.ie</w:t>
      </w:r>
      <w:commentRangeEnd w:id="4"/>
      <w:r>
        <w:commentReference w:id="4"/>
      </w:r>
      <w:r>
        <w:t xml:space="preserve">, y </w:t>
      </w:r>
      <w:commentRangeStart w:id="5"/>
      <w:r>
        <w:t xml:space="preserve">una fuente de seguridad irlandesa </w:t>
      </w:r>
      <w:del w:id="102" w:author="Corrección" w:date="2026-09-30T12:00:00Z">
        <w:r>
          <w:delText xml:space="preserve">habla</w:delText>
        </w:r>
      </w:del>
      <w:ins w:id="103" w:author="Corrección" w:date="2026-09-30T12:00:00Z">
        <w:r>
          <w:t xml:space="preserve">habló en abril</w:t>
        </w:r>
      </w:ins>
      <w:r>
        <w:t xml:space="preserve"> de un tráfico «sin precedentes»</w:t>
      </w:r>
      <w:commentRangeEnd w:id="5"/>
      <w:r>
        <w:commentReference w:id="5"/>
      </w:r>
      <w:r>
        <w:t xml:space="preserve">. El origen está en Londres: </w:t>
      </w:r>
      <w:commentRangeStart w:id="6"/>
      <w:r>
        <w:t xml:space="preserve">desde que en marzo </w:t>
      </w:r>
      <w:ins w:id="104" w:author="Corrección" w:date="2026-09-30T12:00:00Z">
        <w:r>
          <w:t xml:space="preserve">el Gobierno británico </w:t>
        </w:r>
      </w:ins>
      <w:r>
        <w:t xml:space="preserve">autorizó a la Royal Navy a abordar estos petroleros en el canal de la Mancha</w:t>
      </w:r>
      <w:commentRangeEnd w:id="6"/>
      <w:r>
        <w:commentReference w:id="6"/>
      </w:r>
      <w:r>
        <w:t xml:space="preserve">, los buques con crudo sancionado dan un rodeo por el oeste de Irlanda «en lugar de tomar la ruta más rápida y segura», informa </w:t>
      </w:r>
      <w:r>
        <w:rPr>
          <w:i/>
          <w:iCs/>
          <w:rPrChange w:id="105" w:author="Corrección" w:date="2026-09-30T12:00:00Z">
            <w:rPr>
              <w:i w:val="false"/>
              <w:iCs w:val="false"/>
            </w:rPr>
          </w:rPrChange>
        </w:rPr>
        <w:t xml:space="preserve">The Irish Times</w:t>
      </w:r>
      <w:r>
        <w:t xml:space="preserve">.</w:t>
      </w:r>
    </w:p>
    <w:p>
      <w:pPr>
        <w:pStyle w:val="Cuerpo"/>
      </w:pPr>
      <w:r>
        <w:t xml:space="preserve">El desvío ha puesto el foco en un país neutral, que no pertenece a la OTAN y que </w:t>
      </w:r>
      <w:commentRangeStart w:id="7"/>
      <w:r>
        <w:t xml:space="preserve">vigila con ocho patrulleras el 16 % de las aguas de la UE, por las que pasan cerca de tres cuartas partes de los cables transatlánticos</w:t>
      </w:r>
      <w:commentRangeEnd w:id="7"/>
      <w:r>
        <w:commentReference w:id="7"/>
      </w:r>
      <w:r>
        <w:t xml:space="preserve">, según el </w:t>
      </w:r>
      <w:r>
        <w:rPr>
          <w:i/>
          <w:iCs/>
          <w:rPrChange w:id="106" w:author="Corrección" w:date="2026-09-30T12:00:00Z">
            <w:rPr>
              <w:i w:val="false"/>
              <w:iCs w:val="false"/>
            </w:rPr>
          </w:rPrChange>
        </w:rPr>
        <w:t xml:space="preserve">Wall Street Journal</w:t>
      </w:r>
      <w:r>
        <w:t xml:space="preserve">. Y ha llevado a Bruselas la pregunta de quién defiende el flanco atlántico de la Unión, justo en el semestre en que Irlanda preside el Consejo.</w:t>
      </w:r>
    </w:p>
    <w:p>
      <w:pPr>
        <w:pStyle w:val="Cuerpo"/>
      </w:pPr>
      <w:r>
        <w:t xml:space="preserve">Los antecedentes están en el Báltico. Allí, escribe el semanario checo </w:t>
      </w:r>
      <w:r>
        <w:rPr>
          <w:i/>
          <w:iCs/>
          <w:rPrChange w:id="107" w:author="Corrección" w:date="2026-09-30T12:00:00Z">
            <w:rPr>
              <w:i w:val="false"/>
              <w:iCs w:val="false"/>
            </w:rPr>
          </w:rPrChange>
        </w:rPr>
        <w:t xml:space="preserve">Respekt</w:t>
      </w:r>
      <w:r>
        <w:t xml:space="preserve">, esos mismos petroleros han echado el ancla en aguas poco profundas y la han arrastrado durante decenas de kilómetros </w:t>
      </w:r>
      <w:commentRangeStart w:id="8"/>
      <w:r>
        <w:t xml:space="preserve">con el </w:t>
      </w:r>
      <w:del w:id="108" w:author="Corrección" w:date="2026-09-30T12:00:00Z">
        <w:r>
          <w:delText xml:space="preserve">único fin</w:delText>
        </w:r>
      </w:del>
      <w:ins w:id="109" w:author="Corrección" w:date="2026-09-30T12:00:00Z">
        <w:r>
          <w:t xml:space="preserve">objetivo</w:t>
        </w:r>
      </w:ins>
      <w:r>
        <w:t xml:space="preserve">, según la revista, de dañar los cables </w:t>
      </w:r>
      <w:del w:id="110" w:author="Corrección" w:date="2026-09-30T12:00:00Z">
        <w:r>
          <w:delText xml:space="preserve">de telecomunicaciones</w:delText>
        </w:r>
      </w:del>
      <w:ins w:id="111" w:author="Corrección" w:date="2026-09-30T12:00:00Z">
        <w:r>
          <w:t xml:space="preserve">submarinos</w:t>
        </w:r>
      </w:ins>
      <w:commentRangeEnd w:id="8"/>
      <w:r>
        <w:commentReference w:id="8"/>
      </w:r>
      <w:r>
        <w:t xml:space="preserve">. Frente a Irlanda, un avión militar observó a un carguero vinculado a esa flota soltar el ancla cerca de un cable submarino, </w:t>
      </w:r>
      <w:commentRangeStart w:id="9"/>
      <w:r>
        <w:t xml:space="preserve">reveló </w:t>
      </w:r>
      <w:r>
        <w:rPr>
          <w:i/>
          <w:iCs/>
          <w:rPrChange w:id="112" w:author="Corrección" w:date="2026-09-30T12:00:00Z">
            <w:rPr>
              <w:i w:val="false"/>
              <w:iCs w:val="false"/>
            </w:rPr>
          </w:rPrChange>
        </w:rPr>
        <w:t xml:space="preserve">The Journal</w:t>
      </w:r>
      <w:r>
        <w:t xml:space="preserve">; </w:t>
      </w:r>
      <w:del w:id="113" w:author="Corrección" w:date="2026-09-30T12:00:00Z">
        <w:r>
          <w:delText xml:space="preserve">nunca se aclaró</w:delText>
        </w:r>
      </w:del>
      <w:ins w:id="114" w:author="Corrección" w:date="2026-09-30T12:00:00Z">
        <w:r>
          <w:t xml:space="preserve">no se confirmó</w:t>
        </w:r>
      </w:ins>
      <w:r>
        <w:t xml:space="preserve"> si fue sabotaje o </w:t>
      </w:r>
      <w:del w:id="115" w:author="Corrección" w:date="2026-09-30T12:00:00Z">
        <w:r>
          <w:delText xml:space="preserve">mala marinería</w:delText>
        </w:r>
      </w:del>
      <w:ins w:id="116" w:author="Corrección" w:date="2026-09-30T12:00:00Z">
        <w:r>
          <w:t xml:space="preserve">impericia</w:t>
        </w:r>
      </w:ins>
      <w:commentRangeEnd w:id="9"/>
      <w:r>
        <w:commentReference w:id="9"/>
      </w:r>
      <w:r>
        <w:t xml:space="preserve">. Sin sistemas de detección submarina, la Armada sigue </w:t>
      </w:r>
      <w:commentRangeStart w:id="10"/>
      <w:r>
        <w:t xml:space="preserve">«literalmente perdida en la oscuridad», reconocía uno de sus oficiales en el </w:t>
      </w:r>
      <w:r>
        <w:rPr>
          <w:i/>
          <w:iCs/>
          <w:rPrChange w:id="117" w:author="Corrección" w:date="2026-09-30T12:00:00Z">
            <w:rPr>
              <w:i w:val="false"/>
              <w:iCs w:val="false"/>
            </w:rPr>
          </w:rPrChange>
        </w:rPr>
        <w:t xml:space="preserve">Irish Examiner</w:t>
      </w:r>
      <w:commentRangeEnd w:id="10"/>
      <w:r>
        <w:commentReference w:id="10"/>
      </w:r>
      <w:r>
        <w:t xml:space="preserve">.</w:t>
      </w:r>
    </w:p>
    <w:p>
      <w:pPr>
        <w:pStyle w:val="Heading2"/>
      </w:pPr>
      <w:r>
        <w:t xml:space="preserve">Las medidas de Dublín</w:t>
      </w:r>
    </w:p>
    <w:p>
      <w:pPr>
        <w:pStyle w:val="Cuerpo"/>
      </w:pPr>
      <w:r>
        <w:t xml:space="preserve">El Gobierno irlandés ha tomado dos decisiones este año. </w:t>
      </w:r>
      <w:commentRangeStart w:id="11"/>
      <w:r>
        <w:t xml:space="preserve">En julio </w:t>
      </w:r>
      <w:del w:id="118" w:author="Corrección" w:date="2026-09-30T12:00:00Z">
        <w:r>
          <w:delText xml:space="preserve">entró en vigor</w:delText>
        </w:r>
      </w:del>
      <w:ins w:id="119" w:author="Corrección" w:date="2026-09-30T12:00:00Z">
        <w:r>
          <w:t xml:space="preserve">se promulgó</w:t>
        </w:r>
      </w:ins>
      <w:r>
        <w:t xml:space="preserve"> una ley de urgencia que permite por primera vez a las Fuerzas de Defensa abordar e inspeccionar buques sospechosos y desviarlos</w:t>
      </w:r>
      <w:commentRangeEnd w:id="11"/>
      <w:r>
        <w:commentReference w:id="11"/>
      </w:r>
      <w:r>
        <w:t xml:space="preserve">, y el presupuesto de 2027 eleva el gasto militar a una cifra récord, </w:t>
      </w:r>
      <w:commentRangeStart w:id="12"/>
      <w:r>
        <w:t xml:space="preserve">con un radar de largo alcance que no </w:t>
      </w:r>
      <w:del w:id="120" w:author="Corrección" w:date="2026-09-30T12:00:00Z">
        <w:r>
          <w:delText xml:space="preserve">estará completo</w:delText>
        </w:r>
      </w:del>
      <w:ins w:id="121" w:author="Corrección" w:date="2026-09-30T12:00:00Z">
        <w:r>
          <w:t xml:space="preserve">tendrá plena capacidad operativa</w:t>
        </w:r>
      </w:ins>
      <w:r>
        <w:t xml:space="preserve"> hasta </w:t>
      </w:r>
      <w:ins w:id="122" w:author="Corrección" w:date="2026-09-30T12:00:00Z">
        <w:r>
          <w:t xml:space="preserve">finales de </w:t>
        </w:r>
      </w:ins>
      <w:r>
        <w:t xml:space="preserve">2028</w:t>
      </w:r>
      <w:commentRangeEnd w:id="12"/>
      <w:r>
        <w:commentReference w:id="12"/>
      </w:r>
      <w:r>
        <w:t xml:space="preserve">, informa </w:t>
      </w:r>
      <w:r>
        <w:rPr>
          <w:i/>
          <w:iCs/>
          <w:rPrChange w:id="123" w:author="Corrección" w:date="2026-09-30T12:00:00Z">
            <w:rPr>
              <w:i w:val="false"/>
              <w:iCs w:val="false"/>
            </w:rPr>
          </w:rPrChange>
        </w:rPr>
        <w:t xml:space="preserve">The Irish Times</w:t>
      </w:r>
      <w:r>
        <w:t xml:space="preserve">. Moscú respondió a través de su embajador en Dublín, Yuri Filatov, en una entrevista con el diario ruso </w:t>
      </w:r>
      <w:r>
        <w:rPr>
          <w:i/>
          <w:iCs/>
          <w:rPrChange w:id="124" w:author="Corrección" w:date="2026-09-30T12:00:00Z">
            <w:rPr>
              <w:i w:val="false"/>
              <w:iCs w:val="false"/>
            </w:rPr>
          </w:rPrChange>
        </w:rPr>
        <w:t xml:space="preserve">Izvestia</w:t>
      </w:r>
      <w:r>
        <w:t xml:space="preserve">: </w:t>
      </w:r>
      <w:commentRangeStart w:id="13"/>
      <w:r>
        <w:t xml:space="preserve">la ley demuestra que Irlanda</w:t>
      </w:r>
      <w:ins w:id="125" w:author="Corrección" w:date="2026-09-30T12:00:00Z">
        <w:r>
          <w:t xml:space="preserve">, en teoría,</w:t>
        </w:r>
      </w:ins>
      <w:r>
        <w:t xml:space="preserve"> «podría sumarse a las acciones piratas de sus socios </w:t>
      </w:r>
      <w:del w:id="126" w:author="Corrección" w:date="2026-09-30T12:00:00Z">
        <w:r>
          <w:delText xml:space="preserve">más importantes</w:delText>
        </w:r>
      </w:del>
      <w:ins w:id="127" w:author="Corrección" w:date="2026-09-30T12:00:00Z">
        <w:r>
          <w:t xml:space="preserve">mayores</w:t>
        </w:r>
      </w:ins>
      <w:r>
        <w:t xml:space="preserve">», dijo, y amenazó con «</w:t>
      </w:r>
      <w:del w:id="128" w:author="Corrección" w:date="2026-09-30T12:00:00Z">
        <w:r>
          <w:delText xml:space="preserve">consecuencias muy graves</w:delText>
        </w:r>
      </w:del>
      <w:ins w:id="129" w:author="Corrección" w:date="2026-09-30T12:00:00Z">
        <w:r>
          <w:t xml:space="preserve">las más graves consecuencias</w:t>
        </w:r>
      </w:ins>
      <w:r>
        <w:t xml:space="preserve">»</w:t>
      </w:r>
      <w:commentRangeEnd w:id="13"/>
      <w:r>
        <w:commentReference w:id="13"/>
      </w:r>
      <w:r>
        <w:t xml:space="preserve">, recoge el diario de Cork </w:t>
      </w:r>
      <w:r>
        <w:rPr>
          <w:i/>
          <w:iCs/>
          <w:rPrChange w:id="130" w:author="Corrección" w:date="2026-09-30T12:00:00Z">
            <w:rPr>
              <w:i w:val="false"/>
              <w:iCs w:val="false"/>
            </w:rPr>
          </w:rPrChange>
        </w:rPr>
        <w:t xml:space="preserve">The Echo</w:t>
      </w:r>
      <w:r>
        <w:t xml:space="preserve">.</w:t>
      </w:r>
    </w:p>
    <w:p>
      <w:pPr>
        <w:pStyle w:val="Cuerpo"/>
      </w:pPr>
      <w:r>
        <w:t xml:space="preserve">Dublín busca además apoyo en sus vecinos. A finales de septiembre, Irlanda y el Reino Unido </w:t>
      </w:r>
      <w:commentRangeStart w:id="14"/>
      <w:r>
        <w:t xml:space="preserve">ensayaron juntos por primera vez</w:t>
      </w:r>
      <w:ins w:id="131" w:author="Corrección" w:date="2026-09-30T12:00:00Z">
        <w:r>
          <w:t xml:space="preserve">, en un ejercicio de simulación,</w:t>
        </w:r>
      </w:ins>
      <w:r>
        <w:t xml:space="preserve"> cómo reaccionar</w:t>
      </w:r>
      <w:commentRangeEnd w:id="14"/>
      <w:r>
        <w:commentReference w:id="14"/>
      </w:r>
      <w:r>
        <w:t xml:space="preserve"> a un ataque contra los cables del mar de Irlanda, y el Gobierno negocia acuerdos marítimos con Londres y París, explica el </w:t>
      </w:r>
      <w:r>
        <w:rPr>
          <w:i/>
          <w:iCs/>
          <w:rPrChange w:id="132" w:author="Corrección" w:date="2026-09-30T12:00:00Z">
            <w:rPr>
              <w:i w:val="false"/>
              <w:iCs w:val="false"/>
            </w:rPr>
          </w:rPrChange>
        </w:rPr>
        <w:t xml:space="preserve">Irish Examiner</w:t>
      </w:r>
      <w:r>
        <w:t xml:space="preserve">. Las armadas extranjeras solo podrían operar en la </w:t>
      </w:r>
      <w:commentRangeStart w:id="15"/>
      <w:r>
        <w:t xml:space="preserve">zona económica exclusiva</w:t>
      </w:r>
      <w:commentRangeEnd w:id="15"/>
      <w:r>
        <w:commentReference w:id="15"/>
      </w:r>
      <w:r>
        <w:t xml:space="preserve">, fuera de las aguas territoriales, </w:t>
      </w:r>
      <w:commentRangeStart w:id="16"/>
      <w:r>
        <w:t xml:space="preserve">para </w:t>
      </w:r>
      <w:del w:id="133" w:author="Corrección" w:date="2026-09-30T12:00:00Z">
        <w:r>
          <w:delText xml:space="preserve">no chocar con la prohibición constitucional de entrar en una alianza</w:delText>
        </w:r>
      </w:del>
      <w:ins w:id="134" w:author="Corrección" w:date="2026-09-30T12:00:00Z">
        <w:r>
          <w:t xml:space="preserve">evitar posibles problemas constitucionales, según fuentes oficiales</w:t>
        </w:r>
      </w:ins>
      <w:commentRangeEnd w:id="16"/>
      <w:r>
        <w:commentReference w:id="16"/>
      </w:r>
      <w:r>
        <w:t xml:space="preserve">.</w:t>
      </w:r>
    </w:p>
    <w:p>
      <w:pPr>
        <w:pStyle w:val="Heading2"/>
      </w:pPr>
      <w:r>
        <w:t xml:space="preserve">Neutral desde 1939</w:t>
      </w:r>
    </w:p>
    <w:p>
      <w:pPr>
        <w:pStyle w:val="Cuerpo"/>
      </w:pPr>
      <w:r>
        <w:t xml:space="preserve">Irlanda lleva décadas al margen de las alianzas militares, y esa tradición de neutralidad ha servido a sus sucesivos </w:t>
      </w:r>
      <w:del w:id="135" w:author="Corrección" w:date="2026-09-30T12:00:00Z">
        <w:r>
          <w:delText xml:space="preserve">gobiernos</w:delText>
        </w:r>
      </w:del>
      <w:ins w:id="136" w:author="Corrección" w:date="2026-09-30T12:00:00Z">
        <w:r>
          <w:t xml:space="preserve">Gobiernos</w:t>
        </w:r>
      </w:ins>
      <w:r>
        <w:t xml:space="preserve"> para mantener </w:t>
      </w:r>
      <w:commentRangeStart w:id="17"/>
      <w:r>
        <w:t xml:space="preserve">uno de los presupuestos de defensa más bajos de Europa</w:t>
      </w:r>
      <w:commentRangeEnd w:id="17"/>
      <w:r>
        <w:commentReference w:id="17"/>
      </w:r>
      <w:r>
        <w:t xml:space="preserve">. Pero, aunque no pertenezca a la OTAN, su peso estratégico es considerable, señalan los expertos en seguridad citados por el </w:t>
      </w:r>
      <w:r>
        <w:rPr>
          <w:i/>
          <w:iCs/>
          <w:rPrChange w:id="137" w:author="Corrección" w:date="2026-09-30T12:00:00Z">
            <w:rPr>
              <w:i w:val="false"/>
              <w:iCs w:val="false"/>
            </w:rPr>
          </w:rPrChange>
        </w:rPr>
        <w:t xml:space="preserve">Boston Globe</w:t>
      </w:r>
      <w:r>
        <w:t xml:space="preserve">: </w:t>
      </w:r>
      <w:commentRangeStart w:id="18"/>
      <w:r>
        <w:t xml:space="preserve">por el país pasa buena parte del tráfico mundial de datos y allí tienen su sede europea Apple, Google, Meta y otras multinacionales tecnológicas</w:t>
      </w:r>
      <w:commentRangeEnd w:id="18"/>
      <w:r>
        <w:commentReference w:id="18"/>
      </w:r>
      <w:r>
        <w:t xml:space="preserve">.</w:t>
      </w:r>
    </w:p>
    <w:p>
      <w:pPr>
        <w:pStyle w:val="Cuerpo"/>
      </w:pPr>
      <w:r>
        <w:t xml:space="preserve">La economía irlandesa </w:t>
      </w:r>
      <w:commentRangeStart w:id="19"/>
      <w:r>
        <w:t xml:space="preserve">«ha apostado por la globalización y un mundo pacífico, y se ha consolidado como una base europea para empresas mayoritariamente estadounidenses», analiza Elisabeth Braw, investigadora principal del Atlantic Council. «Pero este entorno debe seguir funcionando cuando las cosas dejen de ir bien en el mundo, e Irlanda no está preparada para esa eventualidad», recoge el </w:t>
      </w:r>
      <w:r>
        <w:rPr>
          <w:i/>
          <w:iCs/>
          <w:rPrChange w:id="138" w:author="Corrección" w:date="2026-09-30T12:00:00Z">
            <w:rPr>
              <w:i w:val="false"/>
              <w:iCs w:val="false"/>
            </w:rPr>
          </w:rPrChange>
        </w:rPr>
        <w:t xml:space="preserve">Irish Examiner</w:t>
      </w:r>
      <w:commentRangeEnd w:id="19"/>
      <w:r>
        <w:commentReference w:id="19"/>
      </w:r>
      <w:r>
        <w:t xml:space="preserve">.</w:t>
      </w:r>
    </w:p>
    <w:p>
      <w:pPr>
        <w:pStyle w:val="Cuerpo"/>
      </w:pPr>
      <w:r>
        <w:t xml:space="preserve">David Murphy, historiador militar de la Universidad de Maynooth, lo describe así </w:t>
      </w:r>
      <w:commentRangeStart w:id="20"/>
      <w:r>
        <w:t xml:space="preserve">en el </w:t>
      </w:r>
      <w:r>
        <w:rPr>
          <w:i/>
          <w:iCs/>
          <w:rPrChange w:id="139" w:author="Corrección" w:date="2026-09-30T12:00:00Z">
            <w:rPr>
              <w:i w:val="false"/>
              <w:iCs w:val="false"/>
            </w:rPr>
          </w:rPrChange>
        </w:rPr>
        <w:t xml:space="preserve">WSJ</w:t>
      </w:r>
      <w:r>
        <w:t xml:space="preserve">: «</w:t>
      </w:r>
      <w:del w:id="140" w:author="Corrección" w:date="2026-09-30T12:00:00Z">
        <w:r>
          <w:delText xml:space="preserve">Al quedarnos</w:delText>
        </w:r>
      </w:del>
      <w:ins w:id="141" w:author="Corrección" w:date="2026-09-30T12:00:00Z">
        <w:r>
          <w:t xml:space="preserve">Nos quedamos</w:t>
        </w:r>
      </w:ins>
      <w:r>
        <w:t xml:space="preserve"> dormidos</w:t>
      </w:r>
      <w:del w:id="142" w:author="Corrección" w:date="2026-09-30T12:00:00Z">
        <w:r>
          <w:delText xml:space="preserve">,</w:delText>
        </w:r>
      </w:del>
      <w:ins w:id="143" w:author="Corrección" w:date="2026-09-30T12:00:00Z">
        <w:r>
          <w:t xml:space="preserve"> y</w:t>
        </w:r>
      </w:ins>
      <w:r>
        <w:t xml:space="preserve"> despertamos en la situación de seguridad más compleja imaginable. En resumen, estamos indefensos»</w:t>
      </w:r>
      <w:commentRangeEnd w:id="20"/>
      <w:r>
        <w:commentReference w:id="20"/>
      </w:r>
      <w:r>
        <w:t xml:space="preserve">. </w:t>
      </w:r>
      <w:commentRangeStart w:id="21"/>
      <w:r>
        <w:t xml:space="preserve">La neutralidad conserva, sin embargo, un amplio respaldo político.</w:t>
      </w:r>
      <w:commentRangeEnd w:id="21"/>
      <w:r>
        <w:commentReference w:id="21"/>
      </w:r>
      <w:r>
        <w:t xml:space="preserve"> </w:t>
      </w:r>
      <w:commentRangeStart w:id="22"/>
      <w:r>
        <w:t xml:space="preserve">«La neutralidad, así como la oposición a la guerra y al imperialismo, </w:t>
      </w:r>
      <w:del w:id="144" w:author="Corrección" w:date="2026-09-30T12:00:00Z">
        <w:r>
          <w:delText xml:space="preserve">son inseparables</w:delText>
        </w:r>
      </w:del>
      <w:ins w:id="145" w:author="Corrección" w:date="2026-09-30T12:00:00Z">
        <w:r>
          <w:t xml:space="preserve">es inseparable</w:t>
        </w:r>
      </w:ins>
      <w:r>
        <w:t xml:space="preserve"> de la esencia de este país», defiende en el mismo diario Richard Boyd Barrett, diputado de la izquierda People Before Profit, para quien la amenaza militar rusa es «francamente</w:t>
      </w:r>
      <w:del w:id="146" w:author="Corrección" w:date="2026-09-30T12:00:00Z">
        <w:r>
          <w:delText xml:space="preserve">,</w:delText>
        </w:r>
      </w:del>
      <w:r>
        <w:t xml:space="preserve"> ridícula»</w:t>
      </w:r>
      <w:commentRangeEnd w:id="22"/>
      <w:r>
        <w:commentReference w:id="22"/>
      </w:r>
      <w:r>
        <w:t xml:space="preserve">.</w:t>
      </w:r>
    </w:p>
    <w:p>
      <w:pPr>
        <w:pStyle w:val="Cuerpo"/>
      </w:pPr>
      <w:commentRangeStart w:id="23"/>
      <w:r>
        <w:t xml:space="preserve">Suecia y Finlandia, no alineadas durante décadas, mantuvieron mientras tanto unas fuerzas armadas fuertes, recuerda en </w:t>
      </w:r>
      <w:r>
        <w:rPr>
          <w:i/>
          <w:iCs/>
          <w:rPrChange w:id="147" w:author="Corrección" w:date="2026-09-30T12:00:00Z">
            <w:rPr>
              <w:i w:val="false"/>
              <w:iCs w:val="false"/>
            </w:rPr>
          </w:rPrChange>
        </w:rPr>
        <w:t xml:space="preserve">Courrier International</w:t>
      </w:r>
      <w:r>
        <w:t xml:space="preserve"> Tobias Billström, ministro de Exteriores sueco cuando su país entró en la OTAN: «Irlanda hizo el diagnóstico correcto, pero hasta la fecha se niega a recibir tratamiento»</w:t>
      </w:r>
      <w:commentRangeEnd w:id="23"/>
      <w:r>
        <w:commentReference w:id="23"/>
      </w:r>
      <w:r>
        <w:t xml:space="preserve">.</w:t>
      </w:r>
    </w:p>
    <w:p>
      <w:pPr>
        <w:pStyle w:val="Heading2"/>
      </w:pPr>
      <w:r>
        <w:t xml:space="preserve">El flanco atlántico de la Unión</w:t>
      </w:r>
    </w:p>
    <w:p>
      <w:pPr>
        <w:pStyle w:val="Cuerpo"/>
      </w:pPr>
      <w:r>
        <w:t xml:space="preserve">Por las aguas irlandesas pasa buena parte del tráfico de datos </w:t>
      </w:r>
      <w:commentRangeStart w:id="24"/>
      <w:r>
        <w:t xml:space="preserve">entre Europa y Estados Unidos</w:t>
      </w:r>
      <w:del w:id="148" w:author="Corrección" w:date="2026-09-30T12:00:00Z">
        <w:r>
          <w:delText xml:space="preserve">, el de Madrid incluido</w:delText>
        </w:r>
      </w:del>
      <w:commentRangeEnd w:id="24"/>
      <w:r>
        <w:commentReference w:id="24"/>
      </w:r>
      <w:r>
        <w:t xml:space="preserve">, y la OTAN no cubre a un país que no es miembro. </w:t>
      </w:r>
      <w:commentRangeStart w:id="25"/>
      <w:r>
        <w:t xml:space="preserve">«Si quisieras presionar a la UE sin riesgo de represalia de la OTAN, </w:t>
      </w:r>
      <w:del w:id="149" w:author="Corrección" w:date="2026-09-30T12:00:00Z">
        <w:r>
          <w:delText xml:space="preserve">Irlanda es donde vendrías</w:delText>
        </w:r>
      </w:del>
      <w:ins w:id="150" w:author="Corrección" w:date="2026-09-30T12:00:00Z">
        <w:r>
          <w:t xml:space="preserve">vendrías a Irlanda</w:t>
        </w:r>
      </w:ins>
      <w:r>
        <w:t xml:space="preserve">», resume </w:t>
      </w:r>
      <w:del w:id="151" w:author="Corrección" w:date="2026-09-30T12:00:00Z">
        <w:r>
          <w:delText xml:space="preserve">en</w:delText>
        </w:r>
      </w:del>
      <w:ins w:id="152" w:author="Corrección" w:date="2026-09-30T12:00:00Z">
        <w:r>
          <w:t xml:space="preserve">a la</w:t>
        </w:r>
      </w:ins>
      <w:r>
        <w:t xml:space="preserve"> AFP Cathal Berry</w:t>
      </w:r>
      <w:commentRangeEnd w:id="25"/>
      <w:r>
        <w:commentReference w:id="25"/>
      </w:r>
      <w:r>
        <w:t xml:space="preserve">, exdiputado y antiguo oficial de las fuerzas especiales irlandesas.</w:t>
      </w:r>
    </w:p>
    <w:p>
      <w:pPr>
        <w:pStyle w:val="Cuerpo"/>
      </w:pPr>
      <w:r>
        <w:t xml:space="preserve">Kaja Kallas, alta representante de la UE para Asuntos Exteriores, </w:t>
      </w:r>
      <w:commentRangeStart w:id="26"/>
      <w:r>
        <w:t xml:space="preserve">considera los cables submarinos una prioridad para todos los socios</w:t>
      </w:r>
      <w:commentRangeEnd w:id="26"/>
      <w:r>
        <w:commentReference w:id="26"/>
      </w:r>
      <w:r>
        <w:t xml:space="preserve">. En las mismas declaraciones, </w:t>
      </w:r>
      <w:commentRangeStart w:id="27"/>
      <w:r>
        <w:t xml:space="preserve">recogidas por </w:t>
      </w:r>
      <w:r>
        <w:rPr>
          <w:i/>
          <w:iCs/>
          <w:rPrChange w:id="153" w:author="Corrección" w:date="2026-09-30T12:00:00Z">
            <w:rPr>
              <w:i w:val="false"/>
              <w:iCs w:val="false"/>
            </w:rPr>
          </w:rPrChange>
        </w:rPr>
        <w:t xml:space="preserve">Courrier International</w:t>
      </w:r>
      <w:r>
        <w:t xml:space="preserve">, </w:t>
      </w:r>
      <w:del w:id="154" w:author="Corrección" w:date="2026-09-30T12:00:00Z">
        <w:r>
          <w:delText xml:space="preserve">apuntó a Dublín</w:delText>
        </w:r>
      </w:del>
      <w:ins w:id="155" w:author="Corrección" w:date="2026-09-30T12:00:00Z">
        <w:r>
          <w:t xml:space="preserve">añadió</w:t>
        </w:r>
      </w:ins>
      <w:r>
        <w:t xml:space="preserve">: «</w:t>
      </w:r>
      <w:del w:id="156" w:author="Corrección" w:date="2026-09-30T12:00:00Z">
        <w:r>
          <w:delText xml:space="preserve">No todos los</w:delText>
        </w:r>
      </w:del>
      <w:ins w:id="157" w:author="Corrección" w:date="2026-09-30T12:00:00Z">
        <w:r>
          <w:t xml:space="preserve">Por supuesto, los</w:t>
        </w:r>
      </w:ins>
      <w:r>
        <w:t xml:space="preserve"> Estados miembros contribuyen a la defensa de </w:t>
      </w:r>
      <w:del w:id="158" w:author="Corrección" w:date="2026-09-30T12:00:00Z">
        <w:r>
          <w:delText xml:space="preserve">la misma</w:delText>
        </w:r>
      </w:del>
      <w:ins w:id="159" w:author="Corrección" w:date="2026-09-30T12:00:00Z">
        <w:r>
          <w:t xml:space="preserve">distinta</w:t>
        </w:r>
      </w:ins>
      <w:r>
        <w:t xml:space="preserve"> manera. </w:t>
      </w:r>
      <w:del w:id="160" w:author="Corrección" w:date="2026-09-30T12:00:00Z">
        <w:r>
          <w:delText xml:space="preserve">Todo depende</w:delText>
        </w:r>
      </w:del>
      <w:ins w:id="161" w:author="Corrección" w:date="2026-09-30T12:00:00Z">
        <w:r>
          <w:t xml:space="preserve">Depende mucho</w:t>
        </w:r>
      </w:ins>
      <w:r>
        <w:t xml:space="preserve"> de si consideran que la amenaza es real o no»</w:t>
      </w:r>
      <w:commentRangeEnd w:id="27"/>
      <w:r>
        <w:commentReference w:id="27"/>
      </w:r>
      <w:r>
        <w:t xml:space="preserve">. Irlanda preside desde julio el Consejo de la UE con un programa que promete reforzar las capacidades de defensa de la Unión.</w:t>
      </w:r>
    </w:p>
    <w:p>
      <w:pPr>
        <w:pStyle w:val="Cuerpo"/>
      </w:pPr>
      <w:r>
        <w:t xml:space="preserve">La Unión todavía discute cómo responder a este tipo de ataques. En septiembre, los Estados miembros debatieron crear un mecanismo de consulta ante ataques híbridos similar al de la OTAN, y </w:t>
      </w:r>
      <w:commentRangeStart w:id="28"/>
      <w:r>
        <w:t xml:space="preserve">varios Gobiernos dudan de que otra capa de decisiones acelere la respuesta, señala el </w:t>
      </w:r>
      <w:r>
        <w:rPr>
          <w:i/>
          <w:iCs/>
          <w:rPrChange w:id="162" w:author="Corrección" w:date="2026-09-30T12:00:00Z">
            <w:rPr>
              <w:i w:val="false"/>
              <w:iCs w:val="false"/>
            </w:rPr>
          </w:rPrChange>
        </w:rPr>
        <w:t xml:space="preserve">Financial Times</w:t>
      </w:r>
      <w:r>
        <w:t xml:space="preserve">. «No creo que nadie piense que la forma de contrarrestar a los rusos sea celebrar más reuniones», resumía un diplomático</w:t>
      </w:r>
      <w:commentRangeEnd w:id="28"/>
      <w:r>
        <w:commentReference w:id="28"/>
      </w:r>
      <w:r>
        <w:t xml:space="preserve">.</w:t>
      </w:r>
    </w:p>
    <w:sectPr>
      <w:headerReference w:type="default" r:id="rId7"/>
      <w:footerReference w:type="default" r:id="rId8"/>
      <w:pgSz w:w="11906" w:h="16838" w:orient="portrait"/>
      <w:pgMar w:top="1418" w:right="1587" w:bottom="1418"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initials="C" w:author="Corrección" w:date="2026-09-30T12:00:00.000Z">
    <w:p>
      <w:r>
        <w:t xml:space="preserve">«Ha triplicado» exagera: Afloat.ie habla de «a 189 per cent increase» (de 132 a 382 tránsitos), es decir, «casi el triple», como dice el cuerpo; mejor «casi ha triplicado» (subtítulo de plantilla). Sin cambios en el texto.</w:t>
      </w:r>
    </w:p>
  </w:comment>
  <w:comment w:id="2" w:initials="C" w:author="Corrección" w:date="2026-09-30T12:00:00.000Z">
    <w:p>
      <w:r>
        <w:t xml:space="preserve">Se añade coma ante «y» porque une dos oraciones con sujetos distintos y evita leer «frente a su costa y la isla». Sin tocar la plantilla: «su» remite en rigor a la flota y «la isla» incluye Irlanda del Norte, que está en la OTAN a través del Reino Unido; mejor «frente a la costa irlandesa, y el país».</w:t>
      </w:r>
    </w:p>
  </w:comment>
  <w:comment w:id="3" w:initials="C" w:author="Corrección" w:date="2026-09-30T12:00:00.000Z">
    <w:p>
      <w:r>
        <w:t xml:space="preserve">Estilo: la flota fantasma no se define en ningún momento; basta una aposición en su primera mención, por ejemplo «—petroleros de propiedad opaca con los que Rusia sortea las sanciones a su crudo—». Sin cambios en el texto.</w:t>
      </w:r>
    </w:p>
  </w:comment>
  <w:comment w:id="4" w:initials="C" w:author="Corrección" w:date="2026-09-30T12:00:00.000Z">
    <w:p>
      <w:r>
        <w:t xml:space="preserve">Dato correcto (382 tránsitos entre enero y septiembre, frente a 132 un año antes), pero Afloat.ie lo toma de The Sunday Times (John Mooney), que es la fuente primaria y conviene citar. Sin cambios en el texto.</w:t>
      </w:r>
    </w:p>
  </w:comment>
  <w:comment w:id="5" w:initials="C" w:author="Corrección" w:date="2026-09-30T12:00:00.000Z">
    <w:p>
      <w:r>
        <w:t xml:space="preserve">Discordancia: «sin precedentes» no aparece en Afloat.ie, sino en The Irish Times del 4 de abril («described the number of 'shadow fleet' vessels recently passing through Ireland's exclusive economic zone… as unprecedented»), y se refería a esas semanas, no a enero-septiembre. Se fecha la cita; si la autora confirma el medio, conviene atribuirla: «habló en abril a The Irish Times».</w:t>
      </w:r>
    </w:p>
  </w:comment>
  <w:comment w:id="6" w:initials="C" w:author="Corrección" w:date="2026-09-30T12:00:00.000Z">
    <w:p>
      <w:r>
        <w:t xml:space="preserve">Se añade el sujeto, porque el de «autorizó» no puede ser «el origen», y «en Londres» es un complemento de lugar. Matiz: según el anuncio británico (25-3-2026), la autorización permite interceptar en todas las aguas británicas los buques sancionados por el Reino Unido, no solo en la Mancha; el primer abordaje, el del Smyrtos, fue el 14 de junio.</w:t>
      </w:r>
    </w:p>
  </w:comment>
  <w:comment w:id="7" w:initials="C" w:author="Corrección" w:date="2026-09-30T12:00:00.000Z">
    <w:p>
      <w:r>
        <w:t xml:space="preserve">No verificable: no se ha localizado el artículo del WSJ. Los datos constan en otras fuentes, con matices: ocho buques (The Boston Globe), de los que solo salen de dos a cuatro a la vez por falta de tripulación; el 16 % (Foreign Policy), y el 75 % de los cables pasa «through or near Irish waters» (Atlantic Council). Sin cambios en el texto.</w:t>
      </w:r>
    </w:p>
  </w:comment>
  <w:comment w:id="8" w:initials="C" w:author="Corrección" w:date="2026-09-30T12:00:00.000Z">
    <w:p>
      <w:r>
        <w:t xml:space="preserve">Discordancia con Respekt (febrero de 2025, vía Courrier International): «s cílem poškodit podmořské kabely» es «con el objetivo de dañar cables submarinos»; «el único fin» no aparece y entre los dañados hay cables eléctricos, como el EstLink 2. Matiz: el arrastre fue «a veces» de decenas de kilómetros, y la intención no se ha probado ante los tribunales (caso Eagle S).</w:t>
      </w:r>
    </w:p>
  </w:comment>
  <w:comment w:id="9" w:initials="C" w:author="Corrección" w:date="2026-09-30T12:00:00.000Z">
    <w:p>
      <w:r>
        <w:t xml:space="preserve">Discordancia: The Journal (marzo de 2025, buque Arne) dice «It was not confirmed if the ship was intentionally targeting undersea infrastructure or if it was a case of bad seamanship», que no equivale a «nunca se aclaró»; «mala marinería» calca «bad seamanship» (en español, «impericia»). Estilo: «el digital irlandés The Journal» evitaría confundirlo con el WSJ.</w:t>
      </w:r>
    </w:p>
  </w:comment>
  <w:comment w:id="10" w:initials="C" w:author="Corrección" w:date="2026-09-30T12:00:00.000Z">
    <w:p>
      <w:r>
        <w:t xml:space="preserve">Cita correcta y bien traducida («the naval service remains quite literally lost in the dark»), pero la escribió el teniente Shane Mulcahy en la Defence Forces Review y la recogió el Irish Examiner: mejor «escribió uno de sus oficiales en la Defence Forces Review, según el Irish Examiner». Estilo: «reconocía» no casa con «sigue». Sin cambios en el texto.</w:t>
      </w:r>
    </w:p>
  </w:comment>
  <w:comment w:id="11" w:initials="C" w:author="Corrección" w:date="2026-09-30T12:00:00.000Z">
    <w:p>
      <w:r>
        <w:t xml:space="preserve">Discordancia: consta que la ley se promulgó en julio (Defensa celebró el 24-7-2026 su «signing into law»), no su entrada en vigor. Según The Irish Times (11-3-2026), permite abordar e inspeccionar documentos y equipos, «but not legally take possession of them», es decir, no permite apresar; la autora debe confirmar lo de «desviarlos».</w:t>
      </w:r>
    </w:p>
  </w:comment>
  <w:comment w:id="12" w:initials="C" w:author="Corrección" w:date="2026-09-30T12:00:00.000Z">
    <w:p>
      <w:r>
        <w:t xml:space="preserve">Discordancia: según The Irish Times (6-10-2026), el sistema se entregará en 2027 y alcanzará «full operational capability… by the end of 2028». La cifra récord del presupuesto es de 1.600 millones de euros, por si la autora quiere darla.</w:t>
      </w:r>
    </w:p>
  </w:comment>
  <w:comment w:id="13" w:initials="C" w:author="Corrección" w:date="2026-09-30T12:00:00.000Z">
    <w:p>
      <w:r>
        <w:t xml:space="preserve">Discordancia con The Echo: «in theory, could join the pirate actions of their senior partners» y «will have the most serious consequences for them»; faltaba «en teoría», que rebaja la acusación, y «senior partners» marca jerarquía. De paso, en transcripción española el apellido probablemente es «Filátov».</w:t>
      </w:r>
    </w:p>
  </w:comment>
  <w:comment w:id="14" w:initials="C" w:author="Corrección" w:date="2026-09-30T12:00:00.000Z">
    <w:p>
      <w:r>
        <w:t xml:space="preserve">Precisión: según The Irish Times (30-9-2026), el ejercicio (Eastern Pearl) fue «a desktop exercise… rather than involving any vessels at sea».</w:t>
      </w:r>
    </w:p>
  </w:comment>
  <w:comment w:id="15" w:initials="C" w:author="Corrección" w:date="2026-09-30T12:00:00.000Z">
    <w:p>
      <w:r>
        <w:t xml:space="preserve">Estilo: conviene explicar por qué la zona económica exclusiva evita el problema: fuera de las 12 millas de aguas territoriales rige la libertad de navegación, también para los buques de guerra extranjeros. Sin cambios en el texto.</w:t>
      </w:r>
    </w:p>
  </w:comment>
  <w:comment w:id="16" w:initials="C" w:author="Corrección" w:date="2026-09-30T12:00:00.000Z">
    <w:p>
      <w:r>
        <w:t xml:space="preserve">Discordancia: la Constitución no prohíbe entrar en alianzas (el art. 29.4.9.º solo veta sumarse a una defensa común de la UE); según el Irish Examiner, son fuentes oficiales las que ven en el despliegue en aguas territoriales «potential constitutional challenges». Además, la finalidad no era lógica: la prohibición afectaría a Irlanda, no a las armadas extranjeras.</w:t>
      </w:r>
    </w:p>
  </w:comment>
  <w:comment w:id="17" w:initials="C" w:author="Corrección" w:date="2026-09-30T12:00:00.000Z">
    <w:p>
      <w:r>
        <w:t xml:space="preserve">La idea está en The Boston Globe («Successive Irish governments have used that posture to justify low defense spending»), que conviene citar ya aquí; y mejor precisar «en proporción a su PIB» (0,2 %). Sin cambios en el texto.</w:t>
      </w:r>
    </w:p>
  </w:comment>
  <w:comment w:id="18" w:initials="C" w:author="Corrección" w:date="2026-09-30T12:00:00.000Z">
    <w:p>
      <w:r>
        <w:t xml:space="preserve">No verificable: los fragmentos del Boston Globe no recogen ni el tráfico de datos ni las multinacionales, y «tráfico mundial» probablemente exagera (lo habitual es hablar de los cables transatlánticos). Que Apple (Cork), Google y Meta (Dublín) tienen allí su sede europea sí es un hecho conocido. Sin cambios en el texto.</w:t>
      </w:r>
    </w:p>
  </w:comment>
  <w:comment w:id="19" w:initials="C" w:author="Corrección" w:date="2026-09-30T12:00:00.000Z">
    <w:p>
      <w:r>
        <w:t xml:space="preserve">No verificable: las dos citas no aparecen en los fragmentos de la crónica del Irish Examiner (octubre de 2026) sobre una charla de Braw en Dublín; no es un artículo suyo. Estilo: la doble atribución («analiza»… «recoge») confunde; mejor «dijo en Dublín Elisabeth Braw…, según el Irish Examiner» y luego «añadió». Sin cambios en el texto.</w:t>
      </w:r>
    </w:p>
  </w:comment>
  <w:comment w:id="20" w:initials="C" w:author="Corrección" w:date="2026-09-30T12:00:00.000Z">
    <w:p>
      <w:r>
        <w:t xml:space="preserve">Se corrige «al + infinitivo», que indica simultaneidad (despertar al dormirse). La cita no se ha podido verificar: si el original es «we sleepwalked into», la traducción es «Hemos llegado como sonámbulos a…»; conviene además desarrollar la sigla WSJ, que no se ha presentado.</w:t>
      </w:r>
    </w:p>
  </w:comment>
  <w:comment w:id="21" w:initials="C" w:author="Corrección" w:date="2026-09-30T12:00:00.000Z">
    <w:p>
      <w:r>
        <w:t xml:space="preserve">Afirmación sin fuente, y la única voz que la sostiene es la de un diputado de un partido minoritario: conviene apoyarla en un sondeo o en la posición de los grandes partidos. Sin cambios en el texto.</w:t>
      </w:r>
    </w:p>
  </w:comment>
  <w:comment w:id="22" w:initials="C" w:author="Corrección" w:date="2026-09-30T12:00:00.000Z">
    <w:p>
      <w:r>
        <w:t xml:space="preserve">Concordancia: con «así como» entre comas, el sujeto es solo «la neutralidad»; y «francamente» intensifica a «ridícula», así que no lleva coma. Las dos citas no se han podido verificar (en otra fuente llama «absurd» a la amenaza rusa).</w:t>
      </w:r>
    </w:p>
  </w:comment>
  <w:comment w:id="23" w:initials="C" w:author="Corrección" w:date="2026-09-30T12:00:00.000Z">
    <w:p>
      <w:r>
        <w:t xml:space="preserve">No verificable: el artículo de Courrier International no se pudo abrir y no se ha identificado el medio original; el cargo es correcto (Suecia entró en la OTAN el 7-3-2024). Estilo: «recuerda» da por cierto lo que es una opinión (Suecia recortó mucho su ejército tras la Guerra Fría); mejor «sostiene», y sobra «mientras tanto». Sin cambios en el texto.</w:t>
      </w:r>
    </w:p>
  </w:comment>
  <w:comment w:id="24" w:initials="C" w:author="Corrección" w:date="2026-09-30T12:00:00.000Z">
    <w:p>
      <w:r>
        <w:t xml:space="preserve">Se suprime: no tiene fuente y probablemente induce a error, porque España tiene cables directos con Estados Unidos desde Bilbao (MAREA y Grace Hopper); además, «Madrid» se lee como el Gobierno. Si la autora tiene la fuente, puede volver como «el de España incluido».</w:t>
      </w:r>
    </w:p>
  </w:comment>
  <w:comment w:id="25" w:initials="C" w:author="Corrección" w:date="2026-09-30T12:00:00.000Z">
    <w:p>
      <w:r>
        <w:t xml:space="preserve">«Irlanda es donde vendrías» calca el inglés, y con una agencia no cabe «en AFP». Atribución dudosa: la cita solo aparece atribuida al Financial Times (noviembre de 2025) y la AFP no se pudo comprobar; la autora debe confirmar el medio.</w:t>
      </w:r>
    </w:p>
  </w:comment>
  <w:comment w:id="26" w:initials="C" w:author="Corrección" w:date="2026-09-30T12:00:00.000Z">
    <w:p>
      <w:r>
        <w:t xml:space="preserve">No consta: a su llegada a la reunión de Wicklow (1-9-2026) habló de proteger las infraestructuras submarinas, pero no de «una prioridad para todos los socios», y no fue en las declaraciones que se citan después. Sin cambios en el texto.</w:t>
      </w:r>
    </w:p>
  </w:comment>
  <w:comment w:id="27" w:initials="C" w:author="Corrección" w:date="2026-09-30T12:00:00.000Z">
    <w:p>
      <w:r>
        <w:t xml:space="preserve">Discordancia: en el Irish Examiner (Wicklow, 1-9-2026), Kallas dijo «Of course, the member states are making different contributions to defence. It very much depends on whether they feel that the threat is real or not» y, preguntada por el gasto irlandés, evitó criticarlo, así que «apuntó a Dublín» contradice la fuente. Conviene citar ese original y no solo Courrier International.</w:t>
      </w:r>
    </w:p>
  </w:comment>
  <w:comment w:id="28" w:initials="C" w:author="Corrección" w:date="2026-09-30T12:00:00.000Z">
    <w:p>
      <w:r>
        <w:t xml:space="preserve">Correcto en lo esencial: el FT, reproducido por The Irish Times (28-9-2026), habla de un «Europe's own Article 4» que debatieron los ministros de Defensa; la cita del diplomático no se ha podido verificar. Estilo: «resumía» repite «En resumen» y «resume» (mejor «dijo un diplomático europeo»), y «otra capa de decisiones» es un calco («otro nivel de decisión»). Sin cambios en el texto.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Texto original · correcciones con control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Etiqueta">
    <w:name w:val="Etiqueta"/>
    <w:basedOn w:val="Normal"/>
    <w:next w:val="Cuerpo"/>
    <w:pPr>
      <w:spacing w:after="200"/>
    </w:pPr>
    <w:rPr>
      <w:rFonts w:ascii="Arial" w:cs="Arial" w:eastAsia="Arial" w:hAnsi="Arial"/>
      <w:b/>
      <w:bCs/>
      <w:caps/>
      <w:color w:val="8B0000"/>
      <w:sz w:val="18"/>
      <w:szCs w:val="18"/>
    </w:rPr>
  </w:style>
  <w:style w:type="paragraph" w:styleId="Cuerpo">
    <w:name w:val="Cuerpo"/>
    <w:basedOn w:val="Normal"/>
    <w:next w:val="Cuerpo"/>
    <w:pPr>
      <w:spacing w:after="180" w:line="312"/>
    </w:pPr>
    <w:rPr>
      <w:rFonts w:ascii="Georgia" w:cs="Georgia" w:eastAsia="Georgia" w:hAnsi="Georgi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Irlanda, el flanco descubierto de Europa — correcciones</dc:title>
  <dc:creator>Corrección</dc:creator>
  <cp:lastModifiedBy>Un-named</cp:lastModifiedBy>
  <cp:revision>1</cp:revision>
  <dcterms:created xsi:type="dcterms:W3CDTF">2026-10-15T22:34:41.958Z</dcterms:created>
  <dcterms:modified xsi:type="dcterms:W3CDTF">2026-10-15T22:34:42.157Z</dcterms:modified>
</cp:coreProperties>
</file>

<file path=docProps/custom.xml><?xml version="1.0" encoding="utf-8"?>
<Properties xmlns="http://schemas.openxmlformats.org/officeDocument/2006/custom-properties" xmlns:vt="http://schemas.openxmlformats.org/officeDocument/2006/docPropsVTypes"/>
</file>