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commentRangeStart w:id="1"/>
      <w:r>
        <w:rPr>
          <w:i w:val="false"/>
          <w:iCs w:val="false"/>
        </w:rPr>
        <w:t xml:space="preserve">La halterofilia busca amigos para seguir siendo deporte olimpico</w:t>
      </w:r>
      <w:commentRangeEnd w:id="1"/>
      <w:r>
        <w:commentReference w:id="1"/>
      </w:r>
    </w:p>
    <w:p>
      <w:pPr>
        <w:pStyle w:val="Subtitulo"/>
      </w:pPr>
      <w:commentRangeStart w:id="2"/>
      <w:r>
        <w:rPr>
          <w:i w:val="false"/>
          <w:iCs w:val="false"/>
        </w:rPr>
        <w:t xml:space="preserve">La halterofilia concede</w:t>
      </w:r>
      <w:commentRangeEnd w:id="2"/>
      <w:r>
        <w:commentReference w:id="2"/>
      </w:r>
      <w:r>
        <w:rPr>
          <w:i w:val="false"/>
          <w:iCs w:val="false"/>
        </w:rPr>
        <w:t xml:space="preserve"> el Mundial de 2030 a Moscú y el de 2029 </w:t>
      </w:r>
      <w:commentRangeStart w:id="3"/>
      <w:r>
        <w:rPr>
          <w:i w:val="false"/>
          <w:iCs w:val="false"/>
        </w:rPr>
        <w:t xml:space="preserve">a la India</w:t>
      </w:r>
      <w:commentRangeEnd w:id="3"/>
      <w:r>
        <w:commentReference w:id="3"/>
      </w:r>
      <w:r>
        <w:rPr>
          <w:i w:val="false"/>
          <w:iCs w:val="false"/>
        </w:rPr>
        <w:t xml:space="preserve">, mientras </w:t>
      </w:r>
      <w:commentRangeStart w:id="4"/>
      <w:r>
        <w:rPr>
          <w:i w:val="false"/>
          <w:iCs w:val="false"/>
        </w:rPr>
        <w:t xml:space="preserve">su futuro en los Juegos sigue en el aire</w:t>
      </w:r>
      <w:commentRangeEnd w:id="4"/>
      <w:r>
        <w:commentReference w:id="4"/>
      </w:r>
    </w:p>
    <w:p>
      <w:pPr>
        <w:pStyle w:val="Cuerpo"/>
      </w:pPr>
      <w:r>
        <w:rPr>
          <w:i w:val="false"/>
          <w:iCs w:val="false"/>
        </w:rPr>
        <w:t xml:space="preserve">La Federación Internacional de Halterofilia (IWF, por sus siglas en inglés) ha decidido celebrar su Mundial de 2030 en Moscú. Lo anunció el domingo 25 de octubre, junto con el de 2029, que será en Ahmedabad (India). Es el primer gran evento de un deporte olímpico que se concede a Rusia desde la invasión de Ucrania, según </w:t>
      </w:r>
      <w:commentRangeStart w:id="5"/>
      <w:del w:id="100" w:author="Corrección" w:date="2026-09-30T12:00:00Z">
        <w:r>
          <w:rPr>
            <w:i w:val="false"/>
            <w:iCs w:val="false"/>
          </w:rPr>
          <w:delText xml:space="preserve">The Moscow Times</w:delText>
        </w:r>
      </w:del>
      <w:ins w:id="101" w:author="Corrección" w:date="2026-09-30T12:00:00Z">
        <w:r>
          <w:rPr>
            <w:i/>
            <w:iCs/>
          </w:rPr>
          <w:t xml:space="preserve">Inside the Games</w:t>
        </w:r>
      </w:ins>
      <w:commentRangeEnd w:id="5"/>
      <w:r>
        <w:commentReference w:id="5"/>
      </w:r>
      <w:r>
        <w:rPr>
          <w:i w:val="false"/>
          <w:iCs w:val="false"/>
        </w:rPr>
        <w:t xml:space="preserve">. Moscú no organizaba un Mundial de este deporte desde 1983.</w:t>
      </w:r>
    </w:p>
    <w:p>
      <w:pPr>
        <w:pStyle w:val="Cuerpo"/>
      </w:pPr>
      <w:r>
        <w:rPr>
          <w:i w:val="false"/>
          <w:iCs w:val="false"/>
        </w:rPr>
        <w:t xml:space="preserve">La IWF no explicó por qué eligió Rusia. Su secretario general, José Quiñones, </w:t>
      </w:r>
      <w:commentRangeStart w:id="6"/>
      <w:r>
        <w:rPr>
          <w:i w:val="false"/>
          <w:iCs w:val="false"/>
        </w:rPr>
        <w:t xml:space="preserve">dijo solo que</w:t>
      </w:r>
      <w:commentRangeEnd w:id="6"/>
      <w:r>
        <w:commentReference w:id="6"/>
      </w:r>
      <w:r>
        <w:rPr>
          <w:i w:val="false"/>
          <w:iCs w:val="false"/>
        </w:rPr>
        <w:t xml:space="preserve"> todas las candidaturas recibidas eran «excelentes». El ministro de Exteriores ucraniano, Andrí Sybiha, </w:t>
      </w:r>
      <w:commentRangeStart w:id="7"/>
      <w:r>
        <w:rPr>
          <w:i w:val="false"/>
          <w:iCs w:val="false"/>
        </w:rPr>
        <w:t xml:space="preserve">calificó la decisión de «inaceptable»</w:t>
      </w:r>
      <w:commentRangeEnd w:id="7"/>
      <w:r>
        <w:commentReference w:id="7"/>
      </w:r>
      <w:r>
        <w:rPr>
          <w:i w:val="false"/>
          <w:iCs w:val="false"/>
        </w:rPr>
        <w:t xml:space="preserve">. </w:t>
      </w:r>
      <w:commentRangeStart w:id="8"/>
      <w:r>
        <w:rPr>
          <w:i w:val="false"/>
          <w:iCs w:val="false"/>
        </w:rPr>
        <w:t xml:space="preserve">Para entenderla hay que mirar primero al propio deporte.</w:t>
      </w:r>
      <w:commentRangeEnd w:id="8"/>
      <w:r>
        <w:commentReference w:id="8"/>
      </w:r>
    </w:p>
    <w:p>
      <w:pPr>
        <w:pStyle w:val="Heading2"/>
      </w:pPr>
      <w:commentRangeStart w:id="9"/>
      <w:r>
        <w:rPr>
          <w:i w:val="false"/>
          <w:iCs w:val="false"/>
        </w:rPr>
        <w:t xml:space="preserve">Un futuro olimpico comprometido</w:t>
      </w:r>
      <w:commentRangeEnd w:id="9"/>
      <w:r>
        <w:commentReference w:id="9"/>
      </w:r>
    </w:p>
    <w:p>
      <w:pPr>
        <w:pStyle w:val="Cuerpo"/>
      </w:pPr>
      <w:r>
        <w:rPr>
          <w:i w:val="false"/>
          <w:iCs w:val="false"/>
        </w:rPr>
        <w:t xml:space="preserve">La halterofilia figura entre los deportes con el futuro olímpico más comprometido, </w:t>
      </w:r>
      <w:commentRangeStart w:id="10"/>
      <w:r>
        <w:rPr>
          <w:i w:val="false"/>
          <w:iCs w:val="false"/>
        </w:rPr>
        <w:t xml:space="preserve">señala </w:t>
      </w:r>
      <w:r>
        <w:rPr>
          <w:i/>
          <w:iCs/>
        </w:rPr>
        <w:t xml:space="preserve">Il Post</w:t>
      </w:r>
      <w:commentRangeEnd w:id="10"/>
      <w:r>
        <w:commentReference w:id="10"/>
      </w:r>
      <w:r>
        <w:rPr>
          <w:i w:val="false"/>
          <w:iCs w:val="false"/>
        </w:rPr>
        <w:t xml:space="preserve">, por los problemas de su federación y su limitada capacidad de atraer al gran público. </w:t>
      </w:r>
      <w:commentRangeStart w:id="11"/>
      <w:ins w:id="102" w:author="Corrección" w:date="2026-09-30T12:00:00Z">
        <w:r>
          <w:rPr>
            <w:i w:val="false"/>
            <w:iCs w:val="false"/>
          </w:rPr>
          <w:t xml:space="preserve">El periodista </w:t>
        </w:r>
      </w:ins>
      <w:r>
        <w:rPr>
          <w:i w:val="false"/>
          <w:iCs w:val="false"/>
        </w:rPr>
        <w:t xml:space="preserve">Matteo Serra</w:t>
      </w:r>
      <w:del w:id="103" w:author="Corrección" w:date="2026-09-30T12:00:00Z">
        <w:r>
          <w:rPr>
            <w:i w:val="false"/>
            <w:iCs w:val="false"/>
          </w:rPr>
          <w:delText xml:space="preserve">, en el podcast Linee, afirma que levantar pesas</w:delText>
        </w:r>
      </w:del>
      <w:ins w:id="104" w:author="Corrección" w:date="2026-09-30T12:00:00Z">
        <w:r>
          <w:rPr>
            <w:i w:val="false"/>
            <w:iCs w:val="false"/>
          </w:rPr>
          <w:t xml:space="preserve"> lo resume en su pódcast </w:t>
        </w:r>
      </w:ins>
      <w:ins w:id="105" w:author="Corrección" w:date="2026-09-30T12:00:00Z">
        <w:r>
          <w:rPr>
            <w:i/>
            <w:iCs/>
          </w:rPr>
          <w:t xml:space="preserve">Linee – Dentro lo Sport</w:t>
        </w:r>
      </w:ins>
      <w:ins w:id="106" w:author="Corrección" w:date="2026-09-30T12:00:00Z">
        <w:r>
          <w:rPr>
            <w:i w:val="false"/>
            <w:iCs w:val="false"/>
          </w:rPr>
          <w:t xml:space="preserve">. Levantar pesas, afirma,</w:t>
        </w:r>
      </w:ins>
      <w:commentRangeEnd w:id="11"/>
      <w:r>
        <w:commentReference w:id="11"/>
      </w:r>
      <w:r>
        <w:rPr>
          <w:i w:val="false"/>
          <w:iCs w:val="false"/>
        </w:rPr>
        <w:t xml:space="preserve"> </w:t>
      </w:r>
      <w:commentRangeStart w:id="12"/>
      <w:r>
        <w:rPr>
          <w:i w:val="false"/>
          <w:iCs w:val="false"/>
        </w:rPr>
        <w:t xml:space="preserve">«no es un deporte que alimente los sueños de los niños, sino al que se llega después de haber practicado otros»</w:t>
      </w:r>
      <w:commentRangeEnd w:id="12"/>
      <w:r>
        <w:commentReference w:id="12"/>
      </w:r>
      <w:r>
        <w:rPr>
          <w:i w:val="false"/>
          <w:iCs w:val="false"/>
        </w:rPr>
        <w:t xml:space="preserve">. En Estados Unidos, </w:t>
      </w:r>
      <w:commentRangeStart w:id="13"/>
      <w:r>
        <w:rPr>
          <w:i w:val="false"/>
          <w:iCs w:val="false"/>
        </w:rPr>
        <w:t xml:space="preserve">«no es un deporte popular que recompense bien a sus atletas», sostiene el entrenador Mark Rippetoe</w:t>
      </w:r>
      <w:commentRangeEnd w:id="13"/>
      <w:r>
        <w:commentReference w:id="13"/>
      </w:r>
      <w:r>
        <w:rPr>
          <w:i w:val="false"/>
          <w:iCs w:val="false"/>
        </w:rPr>
        <w:t xml:space="preserve">. La televisión y los patrocinadores aportan la mayor parte de los ingresos del </w:t>
      </w:r>
      <w:commentRangeStart w:id="14"/>
      <w:ins w:id="107" w:author="Corrección" w:date="2026-09-30T12:00:00Z">
        <w:r>
          <w:rPr>
            <w:i w:val="false"/>
            <w:iCs w:val="false"/>
          </w:rPr>
          <w:t xml:space="preserve">Comité Olímpico Internacional (</w:t>
        </w:r>
      </w:ins>
      <w:r>
        <w:rPr>
          <w:i w:val="false"/>
          <w:iCs w:val="false"/>
        </w:rPr>
        <w:t xml:space="preserve">COI</w:t>
      </w:r>
      <w:ins w:id="108" w:author="Corrección" w:date="2026-09-30T12:00:00Z">
        <w:r>
          <w:rPr>
            <w:i w:val="false"/>
            <w:iCs w:val="false"/>
          </w:rPr>
          <w:t xml:space="preserve">)</w:t>
        </w:r>
      </w:ins>
      <w:commentRangeEnd w:id="14"/>
      <w:r>
        <w:commentReference w:id="14"/>
      </w:r>
      <w:r>
        <w:rPr>
          <w:i w:val="false"/>
          <w:iCs w:val="false"/>
        </w:rPr>
        <w:t xml:space="preserve">, según </w:t>
      </w:r>
      <w:commentRangeStart w:id="15"/>
      <w:r>
        <w:rPr>
          <w:i/>
          <w:iCs/>
          <w:rPrChange w:id="109" w:author="Corrección" w:date="2026-09-30T12:00:00Z">
            <w:rPr>
              <w:i w:val="false"/>
              <w:iCs w:val="false"/>
            </w:rPr>
          </w:rPrChange>
        </w:rPr>
        <w:t xml:space="preserve">SportBusiness</w:t>
      </w:r>
      <w:commentRangeEnd w:id="15"/>
      <w:r>
        <w:commentReference w:id="15"/>
      </w:r>
      <w:r>
        <w:rPr>
          <w:i w:val="false"/>
          <w:iCs w:val="false"/>
        </w:rPr>
        <w:t xml:space="preserve">. El </w:t>
      </w:r>
      <w:del w:id="110" w:author="Corrección" w:date="2026-09-30T12:00:00Z">
        <w:r>
          <w:rPr>
            <w:i w:val="false"/>
            <w:iCs w:val="false"/>
          </w:rPr>
          <w:delText xml:space="preserve">Comitado Olimpico Internacional (COI)</w:delText>
        </w:r>
      </w:del>
      <w:ins w:id="111" w:author="Corrección" w:date="2026-09-30T12:00:00Z">
        <w:r>
          <w:rPr>
            <w:i w:val="false"/>
            <w:iCs w:val="false"/>
          </w:rPr>
          <w:t xml:space="preserve">COI</w:t>
        </w:r>
      </w:ins>
      <w:r>
        <w:rPr>
          <w:i w:val="false"/>
          <w:iCs w:val="false"/>
        </w:rPr>
        <w:t xml:space="preserve"> </w:t>
      </w:r>
      <w:commentRangeStart w:id="16"/>
      <w:r>
        <w:rPr>
          <w:i w:val="false"/>
          <w:iCs w:val="false"/>
        </w:rPr>
        <w:t xml:space="preserve">reparte parte de ese dinero entre las federaciones por grupos, en función de su audiencia y su tamaño</w:t>
      </w:r>
      <w:commentRangeEnd w:id="16"/>
      <w:r>
        <w:commentReference w:id="16"/>
      </w:r>
      <w:r>
        <w:rPr>
          <w:i w:val="false"/>
          <w:iCs w:val="false"/>
        </w:rPr>
        <w:t xml:space="preserve">, señala </w:t>
      </w:r>
      <w:r>
        <w:rPr>
          <w:i/>
          <w:iCs/>
          <w:rPrChange w:id="112" w:author="Corrección" w:date="2026-09-30T12:00:00Z">
            <w:rPr>
              <w:i w:val="false"/>
              <w:iCs w:val="false"/>
            </w:rPr>
          </w:rPrChange>
        </w:rPr>
        <w:t xml:space="preserve">Inside the Games</w:t>
      </w:r>
      <w:r>
        <w:rPr>
          <w:i w:val="false"/>
          <w:iCs w:val="false"/>
        </w:rPr>
        <w:t xml:space="preserve">. La halterofilia recibe bastante menos fondos que el atletismo, la gimnasia o los deportes acuáticos, según una filtración que analizó el periodista Jens Weinreich.</w:t>
      </w:r>
    </w:p>
    <w:p>
      <w:pPr>
        <w:pStyle w:val="Cuerpo"/>
      </w:pPr>
      <w:r>
        <w:rPr>
          <w:i w:val="false"/>
          <w:iCs w:val="false"/>
        </w:rPr>
        <w:t xml:space="preserve">A esa debilidad se suman los casos de dopaje. En 2020, el año en que la televisión alemana ARD destapó irregularidades en la federación, dimitió Tamás Aján, su presidente durante 20 años. </w:t>
      </w:r>
      <w:commentRangeStart w:id="17"/>
      <w:del w:id="113" w:author="Corrección" w:date="2026-09-30T12:00:00Z">
        <w:r>
          <w:rPr>
            <w:i w:val="false"/>
            <w:iCs w:val="false"/>
          </w:rPr>
          <w:delText xml:space="preserve">Una</w:delText>
        </w:r>
      </w:del>
      <w:ins w:id="114" w:author="Corrección" w:date="2026-09-30T12:00:00Z">
        <w:r>
          <w:rPr>
            <w:i w:val="false"/>
            <w:iCs w:val="false"/>
          </w:rPr>
          <w:t xml:space="preserve">El informe de una</w:t>
        </w:r>
      </w:ins>
      <w:commentRangeEnd w:id="17"/>
      <w:r>
        <w:commentReference w:id="17"/>
      </w:r>
      <w:r>
        <w:rPr>
          <w:i w:val="false"/>
          <w:iCs w:val="false"/>
        </w:rPr>
        <w:t xml:space="preserve"> investigación independiente halló «fallos sistemáticos de gobernanza y corrupción al más alto nivel», según </w:t>
      </w:r>
      <w:commentRangeStart w:id="18"/>
      <w:ins w:id="115" w:author="Corrección" w:date="2026-09-30T12:00:00Z">
        <w:r>
          <w:rPr>
            <w:i w:val="false"/>
            <w:iCs w:val="false"/>
          </w:rPr>
          <w:t xml:space="preserve">la cadena pública canadiense </w:t>
        </w:r>
      </w:ins>
      <w:r>
        <w:rPr>
          <w:i w:val="false"/>
          <w:iCs w:val="false"/>
        </w:rPr>
        <w:t xml:space="preserve">CBC</w:t>
      </w:r>
      <w:commentRangeEnd w:id="18"/>
      <w:r>
        <w:commentReference w:id="18"/>
      </w:r>
      <w:r>
        <w:rPr>
          <w:i w:val="false"/>
          <w:iCs w:val="false"/>
        </w:rPr>
        <w:t xml:space="preserve">. La IWF había ocultado decenas de positivos, algunos de atletas que luego ganaron medallas. El COI calificó el informe de «profundamente preocupante». Después </w:t>
      </w:r>
      <w:commentRangeStart w:id="19"/>
      <w:del w:id="116" w:author="Corrección" w:date="2026-09-30T12:00:00Z">
        <w:r>
          <w:rPr>
            <w:i w:val="false"/>
            <w:iCs w:val="false"/>
          </w:rPr>
          <w:delText xml:space="preserve">recortó a menos de la mitad</w:delText>
        </w:r>
      </w:del>
      <w:ins w:id="117" w:author="Corrección" w:date="2026-09-30T12:00:00Z">
        <w:r>
          <w:rPr>
            <w:i w:val="false"/>
            <w:iCs w:val="false"/>
          </w:rPr>
          <w:t xml:space="preserve">redujo de 196 a 120</w:t>
        </w:r>
      </w:ins>
      <w:commentRangeEnd w:id="19"/>
      <w:r>
        <w:commentReference w:id="19"/>
      </w:r>
      <w:r>
        <w:rPr>
          <w:i w:val="false"/>
          <w:iCs w:val="false"/>
        </w:rPr>
        <w:t xml:space="preserve"> las plazas de la halterofilia en París 2024 y </w:t>
      </w:r>
      <w:commentRangeStart w:id="20"/>
      <w:r>
        <w:rPr>
          <w:i w:val="false"/>
          <w:iCs w:val="false"/>
        </w:rPr>
        <w:t xml:space="preserve">no garantizó </w:t>
      </w:r>
      <w:del w:id="118" w:author="Corrección" w:date="2026-09-30T12:00:00Z">
        <w:r>
          <w:rPr>
            <w:i w:val="false"/>
            <w:iCs w:val="false"/>
          </w:rPr>
          <w:delText xml:space="preserve">su</w:delText>
        </w:r>
      </w:del>
      <w:ins w:id="119" w:author="Corrección" w:date="2026-09-30T12:00:00Z">
        <w:r>
          <w:rPr>
            <w:i w:val="false"/>
            <w:iCs w:val="false"/>
          </w:rPr>
          <w:t xml:space="preserve">la</w:t>
        </w:r>
      </w:ins>
      <w:r>
        <w:rPr>
          <w:i w:val="false"/>
          <w:iCs w:val="false"/>
        </w:rPr>
        <w:t xml:space="preserve"> presencia </w:t>
      </w:r>
      <w:ins w:id="120" w:author="Corrección" w:date="2026-09-30T12:00:00Z">
        <w:r>
          <w:rPr>
            <w:i w:val="false"/>
            <w:iCs w:val="false"/>
          </w:rPr>
          <w:t xml:space="preserve">de este deporte </w:t>
        </w:r>
      </w:ins>
      <w:r>
        <w:rPr>
          <w:i w:val="false"/>
          <w:iCs w:val="false"/>
        </w:rPr>
        <w:t xml:space="preserve">en Los Ángeles, según el propio COI</w:t>
      </w:r>
      <w:commentRangeEnd w:id="20"/>
      <w:r>
        <w:commentReference w:id="20"/>
      </w:r>
      <w:r>
        <w:rPr>
          <w:i w:val="false"/>
          <w:iCs w:val="false"/>
        </w:rPr>
        <w:t xml:space="preserve">.</w:t>
      </w:r>
    </w:p>
    <w:p>
      <w:pPr>
        <w:pStyle w:val="Heading2"/>
      </w:pPr>
      <w:commentRangeStart w:id="21"/>
      <w:r>
        <w:rPr>
          <w:i w:val="false"/>
          <w:iCs w:val="false"/>
        </w:rPr>
        <w:t xml:space="preserve">Se necesitan «amigos musculosos»</w:t>
      </w:r>
      <w:commentRangeEnd w:id="21"/>
      <w:r>
        <w:commentReference w:id="21"/>
      </w:r>
    </w:p>
    <w:p>
      <w:pPr>
        <w:pStyle w:val="Cuerpo"/>
      </w:pPr>
      <w:commentRangeStart w:id="22"/>
      <w:del w:id="121" w:author="Corrección" w:date="2026-09-30T12:00:00Z">
        <w:r>
          <w:rPr>
            <w:i w:val="false"/>
            <w:iCs w:val="false"/>
          </w:rPr>
          <w:delText xml:space="preserve">Su</w:delText>
        </w:r>
      </w:del>
      <w:ins w:id="122" w:author="Corrección" w:date="2026-09-30T12:00:00Z">
        <w:r>
          <w:rPr>
            <w:i w:val="false"/>
            <w:iCs w:val="false"/>
          </w:rPr>
          <w:t xml:space="preserve">La</w:t>
        </w:r>
      </w:ins>
      <w:r>
        <w:rPr>
          <w:i w:val="false"/>
          <w:iCs w:val="false"/>
        </w:rPr>
        <w:t xml:space="preserve"> historia </w:t>
      </w:r>
      <w:ins w:id="123" w:author="Corrección" w:date="2026-09-30T12:00:00Z">
        <w:r>
          <w:rPr>
            <w:i w:val="false"/>
            <w:iCs w:val="false"/>
          </w:rPr>
          <w:t xml:space="preserve">de la halterofilia </w:t>
        </w:r>
      </w:ins>
      <w:commentRangeEnd w:id="22"/>
      <w:r>
        <w:commentReference w:id="22"/>
      </w:r>
      <w:r>
        <w:rPr>
          <w:i w:val="false"/>
          <w:iCs w:val="false"/>
        </w:rPr>
        <w:t xml:space="preserve">en la antigua órbita soviética fue otra. Los atletas soviéticos dominaron el podio olímpico desde los años cincuenta hasta los noventa. En Armenia, Yurik </w:t>
      </w:r>
      <w:commentRangeStart w:id="23"/>
      <w:del w:id="124" w:author="Corrección" w:date="2026-09-30T12:00:00Z">
        <w:r>
          <w:rPr>
            <w:i w:val="false"/>
            <w:iCs w:val="false"/>
          </w:rPr>
          <w:delText xml:space="preserve">Vardanyan</w:delText>
        </w:r>
      </w:del>
      <w:ins w:id="125" w:author="Corrección" w:date="2026-09-30T12:00:00Z">
        <w:r>
          <w:rPr>
            <w:i w:val="false"/>
            <w:iCs w:val="false"/>
          </w:rPr>
          <w:t xml:space="preserve">Vardanián</w:t>
        </w:r>
      </w:ins>
      <w:commentRangeEnd w:id="23"/>
      <w:r>
        <w:commentReference w:id="23"/>
      </w:r>
      <w:r>
        <w:rPr>
          <w:i w:val="false"/>
          <w:iCs w:val="false"/>
        </w:rPr>
        <w:t xml:space="preserve">, campeón olímpico soviético, recibió la Orden de Lenin y llegó a ser ministro de Deportes. </w:t>
      </w:r>
      <w:commentRangeStart w:id="24"/>
      <w:del w:id="126" w:author="Corrección" w:date="2026-09-30T12:00:00Z">
        <w:r>
          <w:rPr>
            <w:i w:val="false"/>
            <w:iCs w:val="false"/>
          </w:rPr>
          <w:delText xml:space="preserve">Georgia, además,</w:delText>
        </w:r>
      </w:del>
      <w:ins w:id="127" w:author="Corrección" w:date="2026-09-30T12:00:00Z">
        <w:r>
          <w:rPr>
            <w:i w:val="false"/>
            <w:iCs w:val="false"/>
          </w:rPr>
          <w:t xml:space="preserve">Hoy, Georgia</w:t>
        </w:r>
      </w:ins>
      <w:r>
        <w:rPr>
          <w:i w:val="false"/>
          <w:iCs w:val="false"/>
        </w:rPr>
        <w:t xml:space="preserve"> otorga premios en </w:t>
      </w:r>
      <w:del w:id="128" w:author="Corrección" w:date="2026-09-30T12:00:00Z">
        <w:r>
          <w:rPr>
            <w:i w:val="false"/>
            <w:iCs w:val="false"/>
          </w:rPr>
          <w:delText xml:space="preserve">dinero</w:delText>
        </w:r>
      </w:del>
      <w:ins w:id="129" w:author="Corrección" w:date="2026-09-30T12:00:00Z">
        <w:r>
          <w:rPr>
            <w:i w:val="false"/>
            <w:iCs w:val="false"/>
          </w:rPr>
          <w:t xml:space="preserve">metálico</w:t>
        </w:r>
      </w:ins>
      <w:commentRangeEnd w:id="24"/>
      <w:r>
        <w:commentReference w:id="24"/>
      </w:r>
      <w:r>
        <w:rPr>
          <w:i w:val="false"/>
          <w:iCs w:val="false"/>
        </w:rPr>
        <w:t xml:space="preserve"> a sus campeones olímpicos, según </w:t>
      </w:r>
      <w:r>
        <w:rPr>
          <w:i/>
          <w:iCs/>
          <w:rPrChange w:id="130" w:author="Corrección" w:date="2026-09-30T12:00:00Z">
            <w:rPr>
              <w:i w:val="false"/>
              <w:iCs w:val="false"/>
            </w:rPr>
          </w:rPrChange>
        </w:rPr>
        <w:t xml:space="preserve">Civil Georgia</w:t>
      </w:r>
      <w:r>
        <w:rPr>
          <w:i w:val="false"/>
          <w:iCs w:val="false"/>
        </w:rPr>
        <w:t xml:space="preserve">.</w:t>
      </w:r>
    </w:p>
    <w:p>
      <w:pPr>
        <w:pStyle w:val="Cuerpo"/>
      </w:pPr>
      <w:commentRangeStart w:id="25"/>
      <w:r>
        <w:rPr>
          <w:i w:val="false"/>
          <w:iCs w:val="false"/>
        </w:rPr>
        <w:t xml:space="preserve">Esa historia ayuda a entender</w:t>
      </w:r>
      <w:commentRangeEnd w:id="25"/>
      <w:r>
        <w:commentReference w:id="25"/>
      </w:r>
      <w:r>
        <w:rPr>
          <w:i w:val="false"/>
          <w:iCs w:val="false"/>
        </w:rPr>
        <w:t xml:space="preserve"> </w:t>
      </w:r>
      <w:commentRangeStart w:id="26"/>
      <w:del w:id="131" w:author="Corrección" w:date="2026-09-30T12:00:00Z">
        <w:r>
          <w:rPr>
            <w:i w:val="false"/>
            <w:iCs w:val="false"/>
          </w:rPr>
          <w:delText xml:space="preserve">el intercambio de necesidades</w:delText>
        </w:r>
      </w:del>
      <w:ins w:id="132" w:author="Corrección" w:date="2026-09-30T12:00:00Z">
        <w:r>
          <w:rPr>
            <w:i w:val="false"/>
            <w:iCs w:val="false"/>
          </w:rPr>
          <w:t xml:space="preserve">el interés mutuo</w:t>
        </w:r>
      </w:ins>
      <w:commentRangeEnd w:id="26"/>
      <w:r>
        <w:commentReference w:id="26"/>
      </w:r>
      <w:r>
        <w:rPr>
          <w:i w:val="false"/>
          <w:iCs w:val="false"/>
        </w:rPr>
        <w:t xml:space="preserve"> que hay detrás de la decisión. Rusia recupera un lugar en el calendario del que estaba apartada. Aleksandr Vinokurov, presidente de la </w:t>
      </w:r>
      <w:commentRangeStart w:id="27"/>
      <w:del w:id="133" w:author="Corrección" w:date="2026-09-30T12:00:00Z">
        <w:r>
          <w:rPr>
            <w:i w:val="false"/>
            <w:iCs w:val="false"/>
          </w:rPr>
          <w:delText xml:space="preserve">federación rusa</w:delText>
        </w:r>
      </w:del>
      <w:ins w:id="134" w:author="Corrección" w:date="2026-09-30T12:00:00Z">
        <w:r>
          <w:rPr>
            <w:i w:val="false"/>
            <w:iCs w:val="false"/>
          </w:rPr>
          <w:t xml:space="preserve">Federación Rusa de Halterofilia</w:t>
        </w:r>
      </w:ins>
      <w:r>
        <w:rPr>
          <w:i w:val="false"/>
          <w:iCs w:val="false"/>
        </w:rPr>
        <w:t xml:space="preserve">, agradeció </w:t>
      </w:r>
      <w:ins w:id="135" w:author="Corrección" w:date="2026-09-30T12:00:00Z">
        <w:r>
          <w:rPr>
            <w:i w:val="false"/>
            <w:iCs w:val="false"/>
          </w:rPr>
          <w:t xml:space="preserve">en Telegram </w:t>
        </w:r>
      </w:ins>
      <w:r>
        <w:rPr>
          <w:i w:val="false"/>
          <w:iCs w:val="false"/>
        </w:rPr>
        <w:t xml:space="preserve">a la IWF «su confianza»</w:t>
      </w:r>
      <w:del w:id="136" w:author="Corrección" w:date="2026-09-30T12:00:00Z">
        <w:r>
          <w:rPr>
            <w:i w:val="false"/>
            <w:iCs w:val="false"/>
          </w:rPr>
          <w:delText xml:space="preserve"> en Telegram</w:delText>
        </w:r>
      </w:del>
      <w:commentRangeEnd w:id="27"/>
      <w:r>
        <w:commentReference w:id="27"/>
      </w:r>
      <w:r>
        <w:rPr>
          <w:i w:val="false"/>
          <w:iCs w:val="false"/>
        </w:rPr>
        <w:t xml:space="preserve">. El Mundial de 2030 servirá además como clasificatorio para los Juegos de </w:t>
      </w:r>
      <w:commentRangeStart w:id="28"/>
      <w:ins w:id="137" w:author="Corrección" w:date="2026-09-30T12:00:00Z">
        <w:r>
          <w:rPr>
            <w:i w:val="false"/>
            <w:iCs w:val="false"/>
          </w:rPr>
          <w:t xml:space="preserve">Brisbane </w:t>
        </w:r>
      </w:ins>
      <w:r>
        <w:rPr>
          <w:i w:val="false"/>
          <w:iCs w:val="false"/>
        </w:rPr>
        <w:t xml:space="preserve">2032</w:t>
      </w:r>
      <w:commentRangeEnd w:id="28"/>
      <w:r>
        <w:commentReference w:id="28"/>
      </w:r>
      <w:r>
        <w:rPr>
          <w:i w:val="false"/>
          <w:iCs w:val="false"/>
        </w:rPr>
        <w:t xml:space="preserve">. La IWF, por su parte, necesita aliados. </w:t>
      </w:r>
      <w:commentRangeStart w:id="29"/>
      <w:del w:id="138" w:author="Corrección" w:date="2026-09-30T12:00:00Z">
        <w:r>
          <w:rPr>
            <w:i w:val="false"/>
            <w:iCs w:val="false"/>
          </w:rPr>
          <w:delText xml:space="preserve">Su</w:delText>
        </w:r>
      </w:del>
      <w:ins w:id="139" w:author="Corrección" w:date="2026-09-30T12:00:00Z">
        <w:r>
          <w:rPr>
            <w:i w:val="false"/>
            <w:iCs w:val="false"/>
          </w:rPr>
          <w:t xml:space="preserve">La</w:t>
        </w:r>
      </w:ins>
      <w:r>
        <w:rPr>
          <w:i w:val="false"/>
          <w:iCs w:val="false"/>
        </w:rPr>
        <w:t xml:space="preserve"> presencia </w:t>
      </w:r>
      <w:ins w:id="140" w:author="Corrección" w:date="2026-09-30T12:00:00Z">
        <w:r>
          <w:rPr>
            <w:i w:val="false"/>
            <w:iCs w:val="false"/>
          </w:rPr>
          <w:t xml:space="preserve">de la halterofilia </w:t>
        </w:r>
      </w:ins>
      <w:commentRangeEnd w:id="29"/>
      <w:r>
        <w:commentReference w:id="29"/>
      </w:r>
      <w:r>
        <w:rPr>
          <w:i w:val="false"/>
          <w:iCs w:val="false"/>
        </w:rPr>
        <w:t xml:space="preserve">en Los Ángeles 2028 solo se confirmó en 2023. </w:t>
      </w:r>
      <w:commentRangeStart w:id="30"/>
      <w:del w:id="141" w:author="Corrección" w:date="2026-09-30T12:00:00Z">
        <w:r>
          <w:rPr>
            <w:i w:val="false"/>
            <w:iCs w:val="false"/>
          </w:rPr>
          <w:delText xml:space="preserve">Fue</w:delText>
        </w:r>
      </w:del>
      <w:ins w:id="142" w:author="Corrección" w:date="2026-09-30T12:00:00Z">
        <w:r>
          <w:rPr>
            <w:i w:val="false"/>
            <w:iCs w:val="false"/>
          </w:rPr>
          <w:t xml:space="preserve">La confirmación llegó</w:t>
        </w:r>
      </w:ins>
      <w:r>
        <w:rPr>
          <w:i w:val="false"/>
          <w:iCs w:val="false"/>
        </w:rPr>
        <w:t xml:space="preserve"> tras «</w:t>
      </w:r>
      <w:del w:id="143" w:author="Corrección" w:date="2026-09-30T12:00:00Z">
        <w:r>
          <w:rPr>
            <w:i w:val="false"/>
            <w:iCs w:val="false"/>
          </w:rPr>
          <w:delText xml:space="preserve">una enorme mejora dentro de la propia IWF y en su política antidopaje</w:delText>
        </w:r>
      </w:del>
      <w:ins w:id="144" w:author="Corrección" w:date="2026-09-30T12:00:00Z">
        <w:r>
          <w:rPr>
            <w:i w:val="false"/>
            <w:iCs w:val="false"/>
          </w:rPr>
          <w:t xml:space="preserve">una mejora enorme en dos de los ámbitos que necesitaban más atención, la buena gobernanza y la política antidopaje</w:t>
        </w:r>
      </w:ins>
      <w:r>
        <w:rPr>
          <w:i w:val="false"/>
          <w:iCs w:val="false"/>
        </w:rPr>
        <w:t xml:space="preserve">», dijo </w:t>
      </w:r>
      <w:del w:id="145" w:author="Corrección" w:date="2026-09-30T12:00:00Z">
        <w:r>
          <w:rPr>
            <w:i w:val="false"/>
            <w:iCs w:val="false"/>
          </w:rPr>
          <w:delText xml:space="preserve">entonces </w:delText>
        </w:r>
      </w:del>
      <w:r>
        <w:rPr>
          <w:i w:val="false"/>
          <w:iCs w:val="false"/>
        </w:rPr>
        <w:t xml:space="preserve">el </w:t>
      </w:r>
      <w:ins w:id="146" w:author="Corrección" w:date="2026-09-30T12:00:00Z">
        <w:r>
          <w:rPr>
            <w:i w:val="false"/>
            <w:iCs w:val="false"/>
          </w:rPr>
          <w:t xml:space="preserve">entonces </w:t>
        </w:r>
      </w:ins>
      <w:r>
        <w:rPr>
          <w:i w:val="false"/>
          <w:iCs w:val="false"/>
        </w:rPr>
        <w:t xml:space="preserve">secretario general</w:t>
      </w:r>
      <w:commentRangeEnd w:id="30"/>
      <w:r>
        <w:commentReference w:id="30"/>
      </w:r>
      <w:r>
        <w:rPr>
          <w:i w:val="false"/>
          <w:iCs w:val="false"/>
        </w:rPr>
        <w:t xml:space="preserve">, Antonio Urso. Por eso, según </w:t>
      </w:r>
      <w:r>
        <w:rPr>
          <w:i/>
          <w:iCs/>
          <w:rPrChange w:id="147" w:author="Corrección" w:date="2026-09-30T12:00:00Z">
            <w:rPr>
              <w:i w:val="false"/>
              <w:iCs w:val="false"/>
            </w:rPr>
          </w:rPrChange>
        </w:rPr>
        <w:t xml:space="preserve">The Athletic</w:t>
      </w:r>
      <w:r>
        <w:rPr>
          <w:i w:val="false"/>
          <w:iCs w:val="false"/>
        </w:rPr>
        <w:t xml:space="preserve">, </w:t>
      </w:r>
      <w:ins w:id="148" w:author="Corrección" w:date="2026-09-30T12:00:00Z">
        <w:r>
          <w:rPr>
            <w:i w:val="false"/>
            <w:iCs w:val="false"/>
          </w:rPr>
          <w:t xml:space="preserve">la IWF </w:t>
        </w:r>
      </w:ins>
      <w:r>
        <w:rPr>
          <w:i w:val="false"/>
          <w:iCs w:val="false"/>
        </w:rPr>
        <w:t xml:space="preserve">busca en India y Rusia </w:t>
      </w:r>
      <w:commentRangeStart w:id="31"/>
      <w:r>
        <w:rPr>
          <w:i w:val="false"/>
          <w:iCs w:val="false"/>
        </w:rPr>
        <w:t xml:space="preserve">«amigos musculosos», aliados</w:t>
      </w:r>
      <w:commentRangeEnd w:id="31"/>
      <w:r>
        <w:commentReference w:id="31"/>
      </w:r>
      <w:r>
        <w:rPr>
          <w:i w:val="false"/>
          <w:iCs w:val="false"/>
        </w:rPr>
        <w:t xml:space="preserve"> que ayuden a la halterofilia a seguir en los Juegos.</w:t>
      </w:r>
    </w:p>
    <w:p>
      <w:pPr>
        <w:pStyle w:val="Heading2"/>
      </w:pPr>
      <w:commentRangeStart w:id="32"/>
      <w:r>
        <w:rPr>
          <w:i w:val="false"/>
          <w:iCs w:val="false"/>
        </w:rPr>
        <w:t xml:space="preserve">«Un largo camino por recorrer»</w:t>
      </w:r>
      <w:commentRangeEnd w:id="32"/>
      <w:r>
        <w:commentReference w:id="32"/>
      </w:r>
    </w:p>
    <w:p>
      <w:pPr>
        <w:pStyle w:val="Cuerpo"/>
      </w:pPr>
      <w:commentRangeStart w:id="33"/>
      <w:r>
        <w:rPr>
          <w:i w:val="false"/>
          <w:iCs w:val="false"/>
        </w:rPr>
        <w:t xml:space="preserve">Rusia organizó</w:t>
      </w:r>
      <w:commentRangeEnd w:id="33"/>
      <w:r>
        <w:commentReference w:id="33"/>
      </w:r>
      <w:r>
        <w:rPr>
          <w:i w:val="false"/>
          <w:iCs w:val="false"/>
        </w:rPr>
        <w:t xml:space="preserve"> un programa de dopaje estatal en los Juegos de Invierno de Sochi 2014, según la </w:t>
      </w:r>
      <w:commentRangeStart w:id="34"/>
      <w:del w:id="149" w:author="Corrección" w:date="2026-09-30T12:00:00Z">
        <w:r>
          <w:rPr>
            <w:i w:val="false"/>
            <w:iCs w:val="false"/>
          </w:rPr>
          <w:delText xml:space="preserve">agencia antidopaje mundial</w:delText>
        </w:r>
      </w:del>
      <w:ins w:id="150" w:author="Corrección" w:date="2026-09-30T12:00:00Z">
        <w:r>
          <w:rPr>
            <w:i w:val="false"/>
            <w:iCs w:val="false"/>
          </w:rPr>
          <w:t xml:space="preserve">Agencia Mundial Antidopaje (AMA)</w:t>
        </w:r>
      </w:ins>
      <w:commentRangeEnd w:id="34"/>
      <w:r>
        <w:commentReference w:id="34"/>
      </w:r>
      <w:r>
        <w:rPr>
          <w:i w:val="false"/>
          <w:iCs w:val="false"/>
        </w:rPr>
        <w:t xml:space="preserve">. Desde entonces sus atletas han competido con restricciones. Tras la invasión de Ucrania, en 2022, </w:t>
      </w:r>
      <w:commentRangeStart w:id="35"/>
      <w:ins w:id="151" w:author="Corrección" w:date="2026-09-30T12:00:00Z">
        <w:r>
          <w:rPr>
            <w:i w:val="false"/>
            <w:iCs w:val="false"/>
          </w:rPr>
          <w:t xml:space="preserve">fueron excluidos y solo a finales de 2023 volvieron</w:t>
        </w:r>
      </w:ins>
      <w:del w:id="152" w:author="Corrección" w:date="2026-09-30T12:00:00Z">
        <w:r>
          <w:rPr>
            <w:i w:val="false"/>
            <w:iCs w:val="false"/>
          </w:rPr>
          <w:delText xml:space="preserve">lo hicieron</w:delText>
        </w:r>
      </w:del>
      <w:commentRangeEnd w:id="35"/>
      <w:r>
        <w:commentReference w:id="35"/>
      </w:r>
      <w:r>
        <w:rPr>
          <w:i w:val="false"/>
          <w:iCs w:val="false"/>
        </w:rPr>
        <w:t xml:space="preserve"> como neutrales. Pese a ese historial, Rusia ha ido recuperando terreno en los últimos meses. El 26 de junio la IWF levantó las restricciones a los atletas rusos y bielorrusos, según </w:t>
      </w:r>
      <w:r>
        <w:rPr>
          <w:i/>
          <w:iCs/>
          <w:rPrChange w:id="153" w:author="Corrección" w:date="2026-09-30T12:00:00Z">
            <w:rPr>
              <w:i w:val="false"/>
              <w:iCs w:val="false"/>
            </w:rPr>
          </w:rPrChange>
        </w:rPr>
        <w:t xml:space="preserve">Inside the Games</w:t>
      </w:r>
      <w:r>
        <w:rPr>
          <w:i w:val="false"/>
          <w:iCs w:val="false"/>
        </w:rPr>
        <w:t xml:space="preserve">. </w:t>
      </w:r>
      <w:commentRangeStart w:id="36"/>
      <w:r>
        <w:rPr>
          <w:i w:val="false"/>
          <w:iCs w:val="false"/>
        </w:rPr>
        <w:t xml:space="preserve">El 7 de julio el COI relajó las suyas</w:t>
      </w:r>
      <w:commentRangeEnd w:id="36"/>
      <w:r>
        <w:commentReference w:id="36"/>
      </w:r>
      <w:r>
        <w:rPr>
          <w:i w:val="false"/>
          <w:iCs w:val="false"/>
        </w:rPr>
        <w:t xml:space="preserve"> y permitió a los rusos competir en las pruebas de clasificación para Los Ángeles 2028.</w:t>
      </w:r>
    </w:p>
    <w:p>
      <w:pPr>
        <w:pStyle w:val="Cuerpo"/>
      </w:pPr>
      <w:commentRangeStart w:id="37"/>
      <w:r>
        <w:rPr>
          <w:i w:val="false"/>
          <w:iCs w:val="false"/>
        </w:rPr>
        <w:t xml:space="preserve">La rehabilitación completa, sin embargo, parece lejana</w:t>
      </w:r>
      <w:commentRangeEnd w:id="37"/>
      <w:r>
        <w:commentReference w:id="37"/>
      </w:r>
      <w:r>
        <w:rPr>
          <w:i w:val="false"/>
          <w:iCs w:val="false"/>
        </w:rPr>
        <w:t xml:space="preserve">. El COI no organizará eventos en Rusia y decidirá «en el momento oportuno» </w:t>
      </w:r>
      <w:commentRangeStart w:id="38"/>
      <w:r>
        <w:rPr>
          <w:i w:val="false"/>
          <w:iCs w:val="false"/>
        </w:rPr>
        <w:t xml:space="preserve">si </w:t>
      </w:r>
      <w:ins w:id="154" w:author="Corrección" w:date="2026-09-30T12:00:00Z">
        <w:r>
          <w:rPr>
            <w:i w:val="false"/>
            <w:iCs w:val="false"/>
          </w:rPr>
          <w:t xml:space="preserve">los deportistas rusos </w:t>
        </w:r>
      </w:ins>
      <w:del w:id="155" w:author="Corrección" w:date="2026-09-30T12:00:00Z">
        <w:r>
          <w:rPr>
            <w:i w:val="false"/>
            <w:iCs w:val="false"/>
          </w:rPr>
          <w:delText xml:space="preserve">puede exhibir</w:delText>
        </w:r>
      </w:del>
      <w:ins w:id="156" w:author="Corrección" w:date="2026-09-30T12:00:00Z">
        <w:r>
          <w:rPr>
            <w:i w:val="false"/>
            <w:iCs w:val="false"/>
          </w:rPr>
          <w:t xml:space="preserve">pueden usar</w:t>
        </w:r>
      </w:ins>
      <w:r>
        <w:rPr>
          <w:i w:val="false"/>
          <w:iCs w:val="false"/>
        </w:rPr>
        <w:t xml:space="preserve"> su bandera y su himno</w:t>
      </w:r>
      <w:commentRangeEnd w:id="38"/>
      <w:r>
        <w:commentReference w:id="38"/>
      </w:r>
      <w:r>
        <w:rPr>
          <w:i w:val="false"/>
          <w:iCs w:val="false"/>
        </w:rPr>
        <w:t xml:space="preserve">. </w:t>
      </w:r>
      <w:commentRangeStart w:id="39"/>
      <w:del w:id="157" w:author="Corrección" w:date="2026-09-30T12:00:00Z">
        <w:r>
          <w:rPr>
            <w:i w:val="false"/>
            <w:iCs w:val="false"/>
          </w:rPr>
          <w:delText xml:space="preserve">El punto</w:delText>
        </w:r>
      </w:del>
      <w:ins w:id="158" w:author="Corrección" w:date="2026-09-30T12:00:00Z">
        <w:r>
          <w:rPr>
            <w:i w:val="false"/>
            <w:iCs w:val="false"/>
          </w:rPr>
          <w:t xml:space="preserve">La cuestión</w:t>
        </w:r>
      </w:ins>
      <w:commentRangeEnd w:id="39"/>
      <w:r>
        <w:commentReference w:id="39"/>
      </w:r>
      <w:r>
        <w:rPr>
          <w:i w:val="false"/>
          <w:iCs w:val="false"/>
        </w:rPr>
        <w:t xml:space="preserve">, escribe </w:t>
      </w:r>
      <w:r>
        <w:rPr>
          <w:i/>
          <w:iCs/>
        </w:rPr>
        <w:t xml:space="preserve">The Athletic</w:t>
      </w:r>
      <w:r>
        <w:rPr>
          <w:i w:val="false"/>
          <w:iCs w:val="false"/>
        </w:rPr>
        <w:t xml:space="preserve">, </w:t>
      </w:r>
      <w:commentRangeStart w:id="40"/>
      <w:r>
        <w:rPr>
          <w:i w:val="false"/>
          <w:iCs w:val="false"/>
        </w:rPr>
        <w:t xml:space="preserve">«no es que Rusia haya vuelto a la escena, sino que su renacimiento tiene aún un largo camino por recorrer»</w:t>
      </w:r>
      <w:commentRangeEnd w:id="40"/>
      <w:r>
        <w:commentReference w:id="40"/>
      </w:r>
      <w:r>
        <w:rPr>
          <w:i w:val="false"/>
          <w:iCs w:val="false"/>
        </w:rPr>
        <w:t xml:space="preserve">. Conceder un Mundial a Moscú </w:t>
      </w:r>
      <w:commentRangeStart w:id="41"/>
      <w:r>
        <w:rPr>
          <w:i w:val="false"/>
          <w:iCs w:val="false"/>
        </w:rPr>
        <w:t xml:space="preserve">«no determina las condiciones de la participación de Rusia en los Juegos ni garantiza la vuelta de su bandera y su himno», recuerda </w:t>
      </w:r>
      <w:r>
        <w:rPr>
          <w:i/>
          <w:iCs/>
        </w:rPr>
        <w:t xml:space="preserve">Sports IN</w:t>
      </w:r>
      <w:commentRangeEnd w:id="41"/>
      <w:r>
        <w:commentReference w:id="41"/>
      </w:r>
      <w:r>
        <w:rPr>
          <w:i w:val="false"/>
          <w:iCs w:val="false"/>
        </w:rPr>
        <w:t xml:space="preserve">.</w:t>
      </w:r>
    </w:p>
    <w:p>
      <w:pPr>
        <w:pStyle w:val="Cuerpo"/>
      </w:pPr>
      <w:r>
        <w:rPr>
          <w:i w:val="false"/>
          <w:iCs w:val="false"/>
        </w:rPr>
        <w:t xml:space="preserve">Mientras tanto, en Ningbo (China), sede del primer Mundial clasificatorio para Los Ángeles 2028, la barra sigue subiendo hasta el 8 de noviembre. «Hablar de halterofilia es como contemplar un cuadro de un pintor flamenco del siglo XVII», </w:t>
      </w:r>
      <w:commentRangeStart w:id="42"/>
      <w:r>
        <w:rPr>
          <w:i w:val="false"/>
          <w:iCs w:val="false"/>
        </w:rPr>
        <w:t xml:space="preserve">dice </w:t>
      </w:r>
      <w:del w:id="159" w:author="Corrección" w:date="2026-09-30T12:00:00Z">
        <w:r>
          <w:rPr>
            <w:i w:val="false"/>
            <w:iCs w:val="false"/>
          </w:rPr>
          <w:delText xml:space="preserve">Matteo </w:delText>
        </w:r>
      </w:del>
      <w:r>
        <w:rPr>
          <w:i w:val="false"/>
          <w:iCs w:val="false"/>
        </w:rPr>
        <w:t xml:space="preserve">Serra</w:t>
      </w:r>
      <w:del w:id="160" w:author="Corrección" w:date="2026-09-30T12:00:00Z">
        <w:r>
          <w:rPr>
            <w:i w:val="false"/>
            <w:iCs w:val="false"/>
          </w:rPr>
          <w:delText xml:space="preserve">, autor del podcast </w:delText>
        </w:r>
      </w:del>
      <w:del w:id="161" w:author="Corrección" w:date="2026-09-30T12:00:00Z">
        <w:r>
          <w:rPr>
            <w:i/>
            <w:iCs/>
          </w:rPr>
          <w:delText xml:space="preserve">Linee di Dentro lo sport</w:delText>
        </w:r>
      </w:del>
      <w:del w:id="162" w:author="Corrección" w:date="2026-09-30T12:00:00Z">
        <w:r>
          <w:rPr>
            <w:i w:val="false"/>
            <w:iCs w:val="false"/>
          </w:rPr>
          <w:delText xml:space="preserve">,</w:delText>
        </w:r>
      </w:del>
      <w:r>
        <w:rPr>
          <w:i w:val="false"/>
          <w:iCs w:val="false"/>
        </w:rPr>
        <w:t xml:space="preserve"> en el episodio 125</w:t>
      </w:r>
      <w:ins w:id="163" w:author="Corrección" w:date="2026-09-30T12:00:00Z">
        <w:r>
          <w:rPr>
            <w:i w:val="false"/>
            <w:iCs w:val="false"/>
          </w:rPr>
          <w:t xml:space="preserve"> de </w:t>
        </w:r>
      </w:ins>
      <w:ins w:id="164" w:author="Corrección" w:date="2026-09-30T12:00:00Z">
        <w:r>
          <w:rPr>
            <w:i/>
            <w:iCs/>
          </w:rPr>
          <w:t xml:space="preserve">Linee</w:t>
        </w:r>
      </w:ins>
      <w:commentRangeEnd w:id="42"/>
      <w:r>
        <w:commentReference w:id="42"/>
      </w:r>
      <w:r>
        <w:rPr>
          <w:i w:val="false"/>
          <w:iCs w:val="false"/>
        </w:rPr>
        <w:t xml:space="preserve">. Son cuadros, explica, «en los que cada matiz está cuidado hasta el último detalle». </w:t>
      </w:r>
      <w:commentRangeStart w:id="43"/>
      <w:r>
        <w:rPr>
          <w:i w:val="false"/>
          <w:iCs w:val="false"/>
        </w:rPr>
        <w:t xml:space="preserve">La razón</w:t>
      </w:r>
      <w:ins w:id="165" w:author="Corrección" w:date="2026-09-30T12:00:00Z">
        <w:r>
          <w:rPr>
            <w:i w:val="false"/>
            <w:iCs w:val="false"/>
          </w:rPr>
          <w:t xml:space="preserve">, añade,</w:t>
        </w:r>
      </w:ins>
      <w:r>
        <w:rPr>
          <w:i w:val="false"/>
          <w:iCs w:val="false"/>
        </w:rPr>
        <w:t xml:space="preserve"> es que se trata de «un deporte que se basa en el contraste entre luces y sombras»</w:t>
      </w:r>
      <w:commentRangeEnd w:id="43"/>
      <w:r>
        <w:commentReference w:id="43"/>
      </w:r>
      <w:r>
        <w:rPr>
          <w:i w:val="false"/>
          <w:iCs w:val="false"/>
        </w:rPr>
        <w:t xml:space="preserve">.</w:t>
      </w:r>
    </w:p>
    <w:sectPr>
      <w:headerReference w:type="default" r:id="rId7"/>
      <w:footerReference w:type="default" r:id="rId8"/>
      <w:pgSz w:w="11906" w:h="16838" w:orient="portrait"/>
      <w:pgMar w:top="1418" w:right="1587" w:bottom="1418" w:left="158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initials="C" w:author="Corrección" w:date="2026-09-30T12:00:00.000Z">
    <w:p>
      <w:r>
        <w:t xml:space="preserve">Titular (solo comentario). Falta la tilde en «olímpico» y repite «La halterofilia» con el subtítulo. Propuestas, sin punto final: «La halterofilia busca “amigos musculosos” en Moscú para seguir siendo olímpica» o «Moscú, el aliado que busca la halterofilia para seguir en los Juegos».</w:t>
      </w:r>
    </w:p>
  </w:comment>
  <w:comment w:id="2" w:initials="C" w:author="Corrección" w:date="2026-09-30T12:00:00.000Z">
    <w:p>
      <w:r>
        <w:t xml:space="preserve">Subtítulo (solo comentario). Quien concede es la federación (IWF), no el deporte, y el sujeto repite el del titular. Propuesta: «La federación internacional concede…».</w:t>
      </w:r>
    </w:p>
  </w:comment>
  <w:comment w:id="3" w:initials="C" w:author="Corrección" w:date="2026-09-30T12:00:00.000Z">
    <w:p>
      <w:r>
        <w:t xml:space="preserve">Solo comentario. El cuerpo dice «Ahmedabad (India)» y «en India y Rusia», sin artículo. Conviene unificar en «a India».</w:t>
      </w:r>
    </w:p>
  </w:comment>
  <w:comment w:id="4" w:initials="C" w:author="Corrección" w:date="2026-09-30T12:00:00.000Z">
    <w:p>
      <w:r>
        <w:t xml:space="preserve">Raccord (solo comentario). El §6 dice, y el verificador confirma, que la halterofilia está en Los Ángeles 2028 desde el 16 de octubre de 2023. Lo que sigue en el aire es 2032. Propuesta: «La federación internacional da a Moscú el Mundial de 2030, el primero de un deporte olímpico que se concede a Rusia desde la invasión de Ucrania».</w:t>
      </w:r>
    </w:p>
  </w:comment>
  <w:comment w:id="5" w:initials="C" w:author="Corrección" w:date="2026-09-30T12:00:00.000Z">
    <w:p>
      <w:r>
        <w:t xml:space="preserve">Discordancia con la fuente. *The Moscow Times* habla de Mundiales «celebrados» en Rusia («No world championships in an Olympic sport… have been held in Russia since the start of the war»), no «concedidos». El dato de la concesión lo da *Inside the Games* («the first flagship Olympic world championship awarded to Russia since the 2022 invasion»). Si la autora prefiere mantener *The Moscow Times*, la frase tendría que decir «que se celebrará en Rusia», y el medio, en cursiva.</w:t>
      </w:r>
    </w:p>
  </w:comment>
  <w:comment w:id="6" w:initials="C" w:author="Corrección" w:date="2026-09-30T12:00:00.000Z">
    <w:p>
      <w:r>
        <w:t xml:space="preserve">Solo comentario. Cita verificada («All the bids we received were excellent»). «Solo» es una valoración leve, porque Quiñones añadió que confía en el éxito de los campeonatos. Mejor «se limitó a decir que».</w:t>
      </w:r>
    </w:p>
  </w:comment>
  <w:comment w:id="7" w:initials="C" w:author="Corrección" w:date="2026-09-30T12:00:00.000Z">
    <w:p>
      <w:r>
        <w:t xml:space="preserve">Verificado. Lo escribió en X el lunes 26 de octubre. Se puede añadir «el lunes». El ministro de Deportes, Matví Bidni, dijo lo mismo.</w:t>
      </w:r>
    </w:p>
  </w:comment>
  <w:comment w:id="8" w:initials="C" w:author="Corrección" w:date="2026-09-30T12:00:00.000Z">
    <w:p>
      <w:r>
        <w:t xml:space="preserve">Propuesta de estructura. Este párrafo pasaría a ser el tercero, detrás del actual §6, que subiría al segundo puesto. Ajustes de enlace: «Oficialmente, la IWF no explicó por qué eligió Rusia», «Su actual secretario general» y «Para entender por qué la IWF necesita aliados, hay que mirar al propio deporte». Detalle en el informe.</w:t>
      </w:r>
    </w:p>
  </w:comment>
  <w:comment w:id="9" w:initials="C" w:author="Corrección" w:date="2026-09-30T12:00:00.000Z">
    <w:p>
      <w:r>
        <w:t xml:space="preserve">Ladillo (solo comentario). Falta la tilde en «olímpico». Además es una etiqueta, y el modelo pide preguntas o tesis. Propuesta: «¿Por qué peligra la halterofilia en los Juegos?».</w:t>
      </w:r>
    </w:p>
  </w:comment>
  <w:comment w:id="10" w:initials="C" w:author="Corrección" w:date="2026-09-30T12:00:00.000Z">
    <w:p>
      <w:r>
        <w:t xml:space="preserve">Solo comentario. Paráfrasis verificada («tra gli sport il cui destino olimpico è considerato più a rischio»). El inciso separa la causa del verbo y se puede leer «señala… por los problemas». Alternativa: llevar «según *Il Post*» al final de la frase.</w:t>
      </w:r>
    </w:p>
  </w:comment>
  <w:comment w:id="11" w:initials="C" w:author="Corrección" w:date="2026-09-30T12:00:00.000Z">
    <w:p>
      <w:r>
        <w:t xml:space="preserve">Raccord y frase larga (31 palabras). Serra aparecía sin presentar y su condición de autor llegaba en el último párrafo, con otro nombre de pódcast. Nombre verificado en Apple Podcasts y Spotify: «Linee – Dentro lo Sport», producido por el periodista Matteo Serra para VOIS. «Pódcast» lleva tilde (DLE) y el título va en cursiva.</w:t>
      </w:r>
    </w:p>
  </w:comment>
  <w:comment w:id="12" w:initials="C" w:author="Corrección" w:date="2026-09-30T12:00:00.000Z">
    <w:p>
      <w:r>
        <w:t xml:space="preserve">No verificable. No hay transcripción del episodio, y la cita es una traducción del italiano. No se borra. Ojo, el episodio 125 tuvo como invitada a la halterófila Giulia Imperio, así que conviene confirmar que la frase es de Serra.</w:t>
      </w:r>
    </w:p>
  </w:comment>
  <w:comment w:id="13" w:initials="C" w:author="Corrección" w:date="2026-09-30T12:00:00.000Z">
    <w:p>
      <w:r>
        <w:t xml:space="preserve">No verificable. La cita no aparece en ninguna fuente accesible, ni en inglés ni en italiano. Probablemente viene de *Il Post*. No se borra. Para presentarlo mejor, «el entrenador estadounidense Mark Rippetoe, autor de *Starting Strength*».</w:t>
      </w:r>
    </w:p>
  </w:comment>
  <w:comment w:id="14" w:initials="C" w:author="Corrección" w:date="2026-09-30T12:00:00.000Z">
    <w:p>
      <w:r>
        <w:t xml:space="preserve">La sigla se usaba aquí antes de desarrollarla. El desarrollo pasa a la primera mención y en la frase siguiente queda «El COI» (allí había además una errata, «Comitado Olimpico»). Dato verificado (SportBusiness, derechos de televisión 61% y patrocinio TOP 30%).</w:t>
      </w:r>
    </w:p>
  </w:comment>
  <w:comment w:id="15" w:initials="C" w:author="Corrección" w:date="2026-09-30T12:00:00.000Z">
    <w:p>
      <w:r>
        <w:t xml:space="preserve">Cursiva para periódicos, revistas y digitales (criterio de la casa). Lo mismo para *Inside the Games*, *Civil Georgia* y *The Athletic*.</w:t>
      </w:r>
    </w:p>
  </w:comment>
  <w:comment w:id="16" w:initials="C" w:author="Corrección" w:date="2026-09-30T12:00:00.000Z">
    <w:p>
      <w:r>
        <w:t xml:space="preserve">Solo comentario (estilo). «reparte parte» suena mal, y «distribuye parte» lo evita. «su audiencia y su tamaño» podría ser «la audiencia y el tamaño de cada una». Dato verificado en lo esencial; la halterofilia está en el grupo C.</w:t>
      </w:r>
    </w:p>
  </w:comment>
  <w:comment w:id="17" w:initials="C" w:author="Corrección" w:date="2026-09-30T12:00:00.000Z">
    <w:p>
      <w:r>
        <w:t xml:space="preserve">Raccord. Dos frases después se habla de «el informe», que no estaba presentado. Era la investigación del jurista canadiense Richard McLaren (junio de 2020), y se le puede nombrar. Cita verificada en CBC («systematic governance failures and corruption at the highest level of the IWF»).</w:t>
      </w:r>
    </w:p>
  </w:comment>
  <w:comment w:id="18" w:initials="C" w:author="Corrección" w:date="2026-09-30T12:00:00.000Z">
    <w:p>
      <w:r>
        <w:t xml:space="preserve">Las cadenas con siglas se presentan en la primera mención (criterio de la casa).</w:t>
      </w:r>
    </w:p>
  </w:comment>
  <w:comment w:id="19" w:initials="C" w:author="Corrección" w:date="2026-09-30T12:00:00.000Z">
    <w:p>
      <w:r>
        <w:t xml:space="preserve">Discordancia con la fuente. Las plazas pasaron de 196 en Tokio a 120 en París, un recorte del 39%. Solo sería «menos de la mitad» frente a las 260 de Río 2016 (IWF, 7 de diciembre de 2020).</w:t>
      </w:r>
    </w:p>
  </w:comment>
  <w:comment w:id="20" w:initials="C" w:author="Corrección" w:date="2026-09-30T12:00:00.000Z">
    <w:p>
      <w:r>
        <w:t xml:space="preserve">«su presencia» podía ser la del COI. En comentario, «según el propio COI» es redundante porque el COI es el sujeto, y se puede quitar (−4 palabras). El dato está verificado (Junta Ejecutiva, diciembre de 2021).</w:t>
      </w:r>
    </w:p>
  </w:comment>
  <w:comment w:id="21" w:initials="C" w:author="Corrección" w:date="2026-09-30T12:00:00.000Z">
    <w:p>
      <w:r>
        <w:t xml:space="preserve">Ladillo (solo comentario). La cita es de segunda mano (*Il Post* traduce a *The Athletic*, «amici muscolosi») y no se ha localizado el original inglés. Además el ladillo cae sobre el párrafo de la historia soviética, que no trata de eso. Con la propuesta de estructura, «Del podio soviético al dopaje de Estado».</w:t>
      </w:r>
    </w:p>
  </w:comment>
  <w:comment w:id="22" w:initials="C" w:author="Corrección" w:date="2026-09-30T12:00:00.000Z">
    <w:p>
      <w:r>
        <w:t xml:space="preserve">«Su» no tenía antecedente claro, porque el último sujeto era el COI.</w:t>
      </w:r>
    </w:p>
  </w:comment>
  <w:comment w:id="23" w:initials="C" w:author="Corrección" w:date="2026-09-30T12:00:00.000Z">
    <w:p>
      <w:r>
        <w:t xml:space="preserve">Transcripción al español (Fundéu), no la inglesa. Verificado: oro en Moscú 1980, Orden de Lenin en 1985 y ministro de Deportes desde 2013. Se puede precisar «de la Armenia independiente».</w:t>
      </w:r>
    </w:p>
  </w:comment>
  <w:comment w:id="24" w:initials="C" w:author="Corrección" w:date="2026-09-30T12:00:00.000Z">
    <w:p>
      <w:r>
        <w:t xml:space="preserve">«además» no sumaba nada, porque se pasa de la historia soviética a un dato actual, y se repetía en el párrafo siguiente. «premios en dinero» es un calco de «prize money». Dato verificado (un millón de laris por cada oro en París 2024).</w:t>
      </w:r>
    </w:p>
  </w:comment>
  <w:comment w:id="25" w:initials="C" w:author="Corrección" w:date="2026-09-30T12:00:00.000Z">
    <w:p>
      <w:r>
        <w:t xml:space="preserve">Propuesta de estructura. Mover este párrafo después de §1, porque es la tesis que explica el titular (Rusia necesita volver y la IWF necesita amigos) y ahora llega en el sexto de nueve párrafos. Es el mismo ajuste que hizo el editor en Nord Stream. La frase de enlace quedaría «Detrás de la decisión hay un interés mutuo».</w:t>
      </w:r>
    </w:p>
  </w:comment>
  <w:comment w:id="26" w:initials="C" w:author="Corrección" w:date="2026-09-30T12:00:00.000Z">
    <w:p>
      <w:r>
        <w:t xml:space="preserve">Calco del italiano «scambio». En español no se intercambian necesidades.</w:t>
      </w:r>
    </w:p>
  </w:comment>
  <w:comment w:id="27" w:initials="C" w:author="Corrección" w:date="2026-09-30T12:00:00.000Z">
    <w:p>
      <w:r>
        <w:t xml:space="preserve">«la federación rusa» podía leerse como el Estado, y «su confianza en Telegram» como confianza en la aplicación. Verificado (The Moscow Times, «thanked the IWF “for their trust” in a Telegram post»).</w:t>
      </w:r>
    </w:p>
  </w:comment>
  <w:comment w:id="28" w:initials="C" w:author="Corrección" w:date="2026-09-30T12:00:00.000Z">
    <w:p>
      <w:r>
        <w:t xml:space="preserve">Contexto. El dato de la clasificación está verificado.</w:t>
      </w:r>
    </w:p>
  </w:comment>
  <w:comment w:id="29" w:initials="C" w:author="Corrección" w:date="2026-09-30T12:00:00.000Z">
    <w:p>
      <w:r>
        <w:t xml:space="preserve">«Su» parecía la presencia de la IWF, no la del deporte. Confirmación verificada (sesión del COI en Bombay, 16 de octubre de 2023).</w:t>
      </w:r>
    </w:p>
  </w:comment>
  <w:comment w:id="30" w:initials="C" w:author="Corrección" w:date="2026-09-30T12:00:00.000Z">
    <w:p>
      <w:r>
        <w:t xml:space="preserve">«Fue tras» no tenía sujeto. Cita corregida con el original inglés de la IWF («a massive improvement in two of the domains that needed more attention: good governance and anti-doping policy»). El texto anterior era la traducción de la versión italiana de *Il Post* y hablaba de mejora «dentro de la propia IWF». Cargo verificado, porque Urso fue secretario general de 2022 a 2025 y Quiñones lo es desde mayo de 2025. Con «el entonces» no parece que haya dos a la vez.</w:t>
      </w:r>
    </w:p>
  </w:comment>
  <w:comment w:id="31" w:initials="C" w:author="Corrección" w:date="2026-09-30T12:00:00.000Z">
    <w:p>
      <w:r>
        <w:t xml:space="preserve">Sujeto explícito, porque tras la frase de Urso no estaba claro quién busca. En comentario, la cita es de segunda mano (*Il Post* la atribuye a *The Athletic* y el original inglés no se ha localizado). Sería más exacto «según *The Athletic*, citado por *Il Post*». «aliados» repite el «necesita aliados» de tres frases antes.</w:t>
      </w:r>
    </w:p>
  </w:comment>
  <w:comment w:id="32" w:initials="C" w:author="Corrección" w:date="2026-09-30T12:00:00.000Z">
    <w:p>
      <w:r>
        <w:t xml:space="preserve">Ladillo (solo comentario). Depende de una cita de *The Athletic* que no se ha podido verificar. Alternativa en forma de pregunta: «¿Ha vuelto Rusia?». Con la propuesta de estructura bajaría a encabezar el §8, que es donde está la cita.</w:t>
      </w:r>
    </w:p>
  </w:comment>
  <w:comment w:id="33" w:initials="C" w:author="Corrección" w:date="2026-09-30T12:00:00.000Z">
    <w:p>
      <w:r>
        <w:t xml:space="preserve">Propuesta de estructura. Con el nuevo orden este párrafo sigue a la historia soviética, bajo el ladillo «Del podio soviético al dopaje de Estado». La frase de enlace quedaría «Rusia, heredera de esa tradición, organizó…».</w:t>
      </w:r>
    </w:p>
  </w:comment>
  <w:comment w:id="34" w:initials="C" w:author="Corrección" w:date="2026-09-30T12:00:00.000Z">
    <w:p>
      <w:r>
        <w:t xml:space="preserve">Nombre propio de la institución, con mayúsculas y la denominación oficial en español. Verificado (informe McLaren de 2016, encargado por la AMA).</w:t>
      </w:r>
    </w:p>
  </w:comment>
  <w:comment w:id="35" w:initials="C" w:author="Corrección" w:date="2026-09-30T12:00:00.000Z">
    <w:p>
      <w:r>
        <w:t xml:space="preserve">Discordancia con la fuente. Tras la invasión fueron excluidos (la IWF los suspendió el 3 de marzo de 2022) y solo volvieron como neutrales a finales de 2023, con condiciones.</w:t>
      </w:r>
    </w:p>
  </w:comment>
  <w:comment w:id="36" w:initials="C" w:author="Corrección" w:date="2026-09-30T12:00:00.000Z">
    <w:p>
      <w:r>
        <w:t xml:space="preserve">Verificado con matiz (solo comentario). Lo que hizo la Junta Ejecutiva fue levantar provisionalmente la suspensión del Comité Olímpico Ruso para dar «acceso igual» a los clasificatorios.</w:t>
      </w:r>
    </w:p>
  </w:comment>
  <w:comment w:id="37" w:initials="C" w:author="Corrección" w:date="2026-09-30T12:00:00.000Z">
    <w:p>
      <w:r>
        <w:t xml:space="preserve">Valoración sin atribuir (solo comentario). La sostiene *The Athletic* dos frases después. Alternativa con un hecho: «La rehabilitación completa, sin embargo, no ha llegado».</w:t>
      </w:r>
    </w:p>
  </w:comment>
  <w:comment w:id="38" w:initials="C" w:author="Corrección" w:date="2026-09-30T12:00:00.000Z">
    <w:p>
      <w:r>
        <w:t xml:space="preserve">El sujeto de «puede» y el «su» remitían al COI, y un himno no se exhibe. Verificado («will take a decision in relation to the display of the Russian flag, anthem… at the appropriate time»).</w:t>
      </w:r>
    </w:p>
  </w:comment>
  <w:comment w:id="39" w:initials="C" w:author="Corrección" w:date="2026-09-30T12:00:00.000Z">
    <w:p>
      <w:r>
        <w:t xml:space="preserve">Calco del italiano «il punto».</w:t>
      </w:r>
    </w:p>
  </w:comment>
  <w:comment w:id="40" w:initials="C" w:author="Corrección" w:date="2026-09-30T12:00:00.000Z">
    <w:p>
      <w:r>
        <w:t xml:space="preserve">No verificable. No se ha encontrado ni el original inglés ni la versión italiana. No se borra. Hace falta el enlace a *The Athletic* o el párrafo de *Il Post*, porque el ladillo depende de esta cita.</w:t>
      </w:r>
    </w:p>
  </w:comment>
  <w:comment w:id="41" w:initials="C" w:author="Corrección" w:date="2026-09-30T12:00:00.000Z">
    <w:p>
      <w:r>
        <w:t xml:space="preserve">No verificable. El enlace de la autora no se puede abrir y la frase no aparece en los extractos. El contenido es coherente con lo que dice el COI. No se borra. Conviene confirmar el texto inglés y la grafía del medio (*SportsIN* o *Sports IN*), y presentarlo («el digital…»).</w:t>
      </w:r>
    </w:p>
  </w:comment>
  <w:comment w:id="42" w:initials="C" w:author="Corrección" w:date="2026-09-30T12:00:00.000Z">
    <w:p>
      <w:r>
        <w:t xml:space="preserve">Raccord. Serra ya está presentado en el §3. «Linee di Dentro lo sport» no es el nombre del pódcast, que es «Linee – Dentro lo Sport». Las tres citas de este párrafo no se han podido verificar (episodio con Giulia Imperio, hay que confirmar quién habla).</w:t>
      </w:r>
    </w:p>
  </w:comment>
  <w:comment w:id="43" w:initials="C" w:author="Corrección" w:date="2026-09-30T12:00:00.000Z">
    <w:p>
      <w:r>
        <w:t xml:space="preserve">La última cita no tenía verbo de atribución y parecía explicación de la autora. Propuesta de estructura (comentario): el cierre habla de la estética del deporte y no vuelve a la tesis ni al titular. Ver el informe.</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Texto original · correcciones con control de cambios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lang w:val="es-ES"/>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pPr>
    <w:rPr>
      <w:rFonts w:ascii="Georgia" w:cs="Georgia" w:eastAsia="Georgia" w:hAnsi="Georgia"/>
      <w:b/>
      <w:bCs/>
      <w:color w:val="111111"/>
      <w:sz w:val="44"/>
      <w:szCs w:val="44"/>
    </w:rPr>
  </w:style>
  <w:style w:type="paragraph" w:styleId="Heading2">
    <w:name w:val="Heading 2"/>
    <w:basedOn w:val="Normal"/>
    <w:next w:val="Normal"/>
    <w:qFormat/>
    <w:pPr>
      <w:keepNext/>
      <w:spacing w:after="120" w:before="360"/>
      <w:outlineLvl w:val="1"/>
    </w:pPr>
    <w:rPr>
      <w:rFonts w:ascii="Arial" w:cs="Arial" w:eastAsia="Arial" w:hAnsi="Arial"/>
      <w:b/>
      <w:bCs/>
      <w:color w:val="1F3864"/>
      <w:sz w:val="26"/>
      <w:szCs w:val="26"/>
    </w:rPr>
  </w:style>
  <w:style w:type="paragraph" w:styleId="Subtitulo">
    <w:name w:val="Subtítulo"/>
    <w:basedOn w:val="Normal"/>
    <w:next w:val="Normal"/>
    <w:pPr>
      <w:spacing w:after="280" w:line="300"/>
    </w:pPr>
    <w:rPr>
      <w:rFonts w:ascii="Georgia" w:cs="Georgia" w:eastAsia="Georgia" w:hAnsi="Georgia"/>
      <w:b/>
      <w:bCs/>
      <w:color w:val="444444"/>
      <w:sz w:val="27"/>
      <w:szCs w:val="27"/>
    </w:rPr>
  </w:style>
  <w:style w:type="paragraph" w:styleId="Etiqueta">
    <w:name w:val="Etiqueta"/>
    <w:basedOn w:val="Normal"/>
    <w:next w:val="Cuerpo"/>
    <w:pPr>
      <w:spacing w:after="200"/>
    </w:pPr>
    <w:rPr>
      <w:rFonts w:ascii="Arial" w:cs="Arial" w:eastAsia="Arial" w:hAnsi="Arial"/>
      <w:b/>
      <w:bCs/>
      <w:caps/>
      <w:color w:val="8B0000"/>
      <w:sz w:val="18"/>
      <w:szCs w:val="18"/>
    </w:rPr>
  </w:style>
  <w:style w:type="paragraph" w:styleId="Cuerpo">
    <w:name w:val="Cuerpo"/>
    <w:basedOn w:val="Normal"/>
    <w:next w:val="Cuerpo"/>
    <w:pPr>
      <w:spacing w:after="180" w:line="312"/>
    </w:pPr>
    <w:rPr>
      <w:rFonts w:ascii="Georgia" w:cs="Georgia" w:eastAsia="Georgia" w:hAnsi="Georgi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halterofilia busca amigos para seguir siendo deporte olimpico — correcciones</dc:title>
  <dc:creator>Corrección</dc:creator>
  <cp:lastModifiedBy>Un-named</cp:lastModifiedBy>
  <cp:revision>1</cp:revision>
  <dcterms:created xsi:type="dcterms:W3CDTF">2026-10-28T14:09:55.068Z</dcterms:created>
  <dcterms:modified xsi:type="dcterms:W3CDTF">2026-10-28T14:09:55.068Z</dcterms:modified>
</cp:coreProperties>
</file>

<file path=docProps/custom.xml><?xml version="1.0" encoding="utf-8"?>
<Properties xmlns="http://schemas.openxmlformats.org/officeDocument/2006/custom-properties" xmlns:vt="http://schemas.openxmlformats.org/officeDocument/2006/docPropsVTypes"/>
</file>