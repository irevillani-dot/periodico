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 revuelta de los institutos franceses amenaza con unir todas las cóleras del país</w:t>
      </w:r>
    </w:p>
    <w:p>
      <w:pPr>
        <w:pStyle w:val="Subtitulo"/>
      </w:pPr>
      <w:commentRangeStart w:id="1"/>
      <w:r>
        <w:t xml:space="preserve">La mayor movilización de estudiantes desde 2018 nació por la falta de profesores</w:t>
      </w:r>
      <w:commentRangeEnd w:id="1"/>
      <w:r>
        <w:commentReference w:id="1"/>
      </w:r>
      <w:r>
        <w:t xml:space="preserve">. Llega cuando Francia, con una </w:t>
      </w:r>
      <w:commentRangeStart w:id="2"/>
      <w:r>
        <w:t xml:space="preserve">deuda récord</w:t>
      </w:r>
      <w:commentRangeEnd w:id="2"/>
      <w:r>
        <w:commentReference w:id="2"/>
      </w:r>
      <w:r>
        <w:t xml:space="preserve">, se prepara para elegir presidente</w:t>
      </w:r>
    </w:p>
    <w:p>
      <w:pPr>
        <w:pStyle w:val="Etiqueta"/>
      </w:pPr>
      <w:commentRangeStart w:id="3"/>
      <w:r>
        <w:t xml:space="preserve">Página Internacional</w:t>
      </w:r>
      <w:commentRangeEnd w:id="3"/>
      <w:r>
        <w:commentReference w:id="3"/>
      </w:r>
    </w:p>
    <w:p>
      <w:pPr>
        <w:pStyle w:val="Cuerpo"/>
      </w:pPr>
      <w:r>
        <w:t xml:space="preserve">Este martes, 6 de octubre, los estudiantes de instituto franceses vuelven a la calle, y esta vez no van solos: las organizaciones de universitarios se suman a la convocatoria y los principales sindicatos de la educación llaman a secundarla, «incluso mediante la huelga». Con su entrada, el movimiento </w:t>
      </w:r>
      <w:commentRangeStart w:id="4"/>
      <w:r>
        <w:t xml:space="preserve">«pasa un umbral»</w:t>
      </w:r>
      <w:commentRangeEnd w:id="4"/>
      <w:r>
        <w:commentReference w:id="4"/>
      </w:r>
      <w:r>
        <w:t xml:space="preserve">, escribe </w:t>
      </w:r>
      <w:r>
        <w:rPr>
          <w:i/>
          <w:iCs/>
          <w:rPrChange w:id="100" w:author="Corrección" w:date="2026-09-30T12:00:00Z">
            <w:rPr>
              <w:i w:val="false"/>
              <w:iCs w:val="false"/>
            </w:rPr>
          </w:rPrChange>
        </w:rPr>
        <w:t xml:space="preserve">Le Monde</w:t>
      </w:r>
      <w:r>
        <w:t xml:space="preserve"> en su editorial. Lo que empezó como una muestra local de apoyo a unos profesores se ha transformado en dos semanas en un movimiento </w:t>
      </w:r>
      <w:commentRangeStart w:id="5"/>
      <w:r>
        <w:t xml:space="preserve">«de una amplitud inédita desde 2018»</w:t>
      </w:r>
      <w:commentRangeEnd w:id="5"/>
      <w:r>
        <w:commentReference w:id="5"/>
      </w:r>
      <w:r>
        <w:t xml:space="preserve">, según el digital </w:t>
      </w:r>
      <w:r>
        <w:rPr>
          <w:i/>
          <w:iCs/>
          <w:rPrChange w:id="101" w:author="Corrección" w:date="2026-09-30T12:00:00Z">
            <w:rPr>
              <w:i w:val="false"/>
              <w:iCs w:val="false"/>
            </w:rPr>
          </w:rPrChange>
        </w:rPr>
        <w:t xml:space="preserve">Politique Matin</w:t>
      </w:r>
      <w:r>
        <w:t xml:space="preserve">, </w:t>
      </w:r>
      <w:ins w:id="102" w:author="Corrección" w:date="2026-09-30T12:00:00Z">
        <w:r>
          <w:t xml:space="preserve">y el movimiento está </w:t>
        </w:r>
      </w:ins>
      <w:r>
        <w:t xml:space="preserve">presente ya en todos los departamentos del país. La cadena estadounidense CNBC ve en la revuelta «la próxima gran crisis de Francia». Y no solo por lo que ocurre en las aulas.</w:t>
      </w:r>
    </w:p>
    <w:p>
      <w:pPr>
        <w:pStyle w:val="Cuerpo"/>
      </w:pPr>
      <w:r>
        <w:t xml:space="preserve">Los primeros fueron los alumnos del instituto Saint-Exupéry de Créteil, en la periferia </w:t>
      </w:r>
      <w:del w:id="103" w:author="Corrección" w:date="2026-09-30T12:00:00Z">
        <w:r>
          <w:delText xml:space="preserve">este</w:delText>
        </w:r>
      </w:del>
      <w:ins w:id="104" w:author="Corrección" w:date="2026-09-30T12:00:00Z">
        <w:r>
          <w:t xml:space="preserve">sureste</w:t>
        </w:r>
      </w:ins>
      <w:r>
        <w:t xml:space="preserve"> de París, </w:t>
      </w:r>
      <w:commentRangeStart w:id="6"/>
      <w:r>
        <w:t xml:space="preserve">que se unieron a la huelga del personal del centro</w:t>
      </w:r>
      <w:commentRangeEnd w:id="6"/>
      <w:r>
        <w:commentReference w:id="6"/>
      </w:r>
      <w:r>
        <w:t xml:space="preserve"> para denunciar la falta de medios. Hoy los estudiantes piden más recursos para sus centros y el fin de Parcoursup, la plataforma automatizada que reparte las plazas universitarias. Son reivindicaciones </w:t>
      </w:r>
      <w:commentRangeStart w:id="7"/>
      <w:r>
        <w:t xml:space="preserve">«muy comunes»</w:t>
      </w:r>
      <w:commentRangeEnd w:id="7"/>
      <w:r>
        <w:commentReference w:id="7"/>
      </w:r>
      <w:r>
        <w:t xml:space="preserve">, señala a </w:t>
      </w:r>
      <w:r>
        <w:rPr>
          <w:i/>
          <w:iCs/>
          <w:rPrChange w:id="105" w:author="Corrección" w:date="2026-09-30T12:00:00Z">
            <w:rPr>
              <w:i w:val="false"/>
              <w:iCs w:val="false"/>
            </w:rPr>
          </w:rPrChange>
        </w:rPr>
        <w:t xml:space="preserve">Mediapart</w:t>
      </w:r>
      <w:r>
        <w:t xml:space="preserve"> un profesor en huelga: condiciones dignas para estudiar, infraestructuras adecuadas y personal suficiente.</w:t>
      </w:r>
    </w:p>
    <w:p>
      <w:pPr>
        <w:pStyle w:val="Cuerpo"/>
      </w:pPr>
      <w:commentRangeStart w:id="8"/>
      <w:r>
        <w:t xml:space="preserve">El movimiento no ha nacido </w:t>
      </w:r>
      <w:ins w:id="106" w:author="Corrección" w:date="2026-09-30T12:00:00Z">
        <w:r>
          <w:t xml:space="preserve">solo </w:t>
        </w:r>
      </w:ins>
      <w:r>
        <w:t xml:space="preserve">contra </w:t>
      </w:r>
      <w:del w:id="107" w:author="Corrección" w:date="2026-09-30T12:00:00Z">
        <w:r>
          <w:delText xml:space="preserve">ninguna</w:delText>
        </w:r>
      </w:del>
      <w:ins w:id="108" w:author="Corrección" w:date="2026-09-30T12:00:00Z">
        <w:r>
          <w:t xml:space="preserve">una</w:t>
        </w:r>
      </w:ins>
      <w:r>
        <w:t xml:space="preserve"> reforma, observa en </w:t>
      </w:r>
      <w:r>
        <w:rPr>
          <w:i/>
          <w:iCs/>
          <w:rPrChange w:id="109" w:author="Corrección" w:date="2026-09-30T12:00:00Z">
            <w:rPr>
              <w:i w:val="false"/>
              <w:iCs w:val="false"/>
            </w:rPr>
          </w:rPrChange>
        </w:rPr>
        <w:t xml:space="preserve">Le Monde</w:t>
      </w:r>
      <w:r>
        <w:t xml:space="preserve"> un colectivo de sociólogos de la Universidad de Tours</w:t>
      </w:r>
      <w:commentRangeEnd w:id="8"/>
      <w:r>
        <w:commentReference w:id="8"/>
      </w:r>
      <w:r>
        <w:t xml:space="preserve">, sino para hacer oír dificultades </w:t>
      </w:r>
      <w:commentRangeStart w:id="9"/>
      <w:r>
        <w:t xml:space="preserve">«ampliamente minimizadas e invisibles en el debate público»</w:t>
      </w:r>
      <w:commentRangeEnd w:id="9"/>
      <w:r>
        <w:commentReference w:id="9"/>
      </w:r>
      <w:r>
        <w:t xml:space="preserve">. </w:t>
      </w:r>
      <w:commentRangeStart w:id="10"/>
      <w:r>
        <w:t xml:space="preserve">Los 7.000 alumnos de su encuesta describen </w:t>
      </w:r>
      <w:del w:id="110" w:author="Corrección" w:date="2026-09-30T12:00:00Z">
        <w:r>
          <w:delText xml:space="preserve">edificios envejecidos, ordenadores obsoletos y calefacciones que fallan</w:delText>
        </w:r>
      </w:del>
      <w:ins w:id="111" w:author="Corrección" w:date="2026-09-30T12:00:00Z">
        <w:r>
          <w:t xml:space="preserve">semanas de unas 39 horas de trabajo escolar, salidas de casa antes de las siete y colas en el comedor</w:t>
        </w:r>
      </w:ins>
      <w:commentRangeEnd w:id="10"/>
      <w:r>
        <w:commentReference w:id="10"/>
      </w:r>
      <w:r>
        <w:t xml:space="preserve">. Entre los centros bloqueados figuran institutos prestigiosos de la capital, cuenta </w:t>
      </w:r>
      <w:r>
        <w:rPr>
          <w:i/>
          <w:iCs/>
          <w:rPrChange w:id="112" w:author="Corrección" w:date="2026-09-30T12:00:00Z">
            <w:rPr>
              <w:i w:val="false"/>
              <w:iCs w:val="false"/>
            </w:rPr>
          </w:rPrChange>
        </w:rPr>
        <w:t xml:space="preserve">Le Figaro Étudiant</w:t>
      </w:r>
      <w:r>
        <w:t xml:space="preserve">. </w:t>
      </w:r>
      <w:commentRangeStart w:id="11"/>
      <w:r>
        <w:t xml:space="preserve">Sin embargo, en la periferia la protesta pesa más</w:t>
      </w:r>
      <w:commentRangeEnd w:id="11"/>
      <w:r>
        <w:commentReference w:id="11"/>
      </w:r>
      <w:r>
        <w:t xml:space="preserve">: en la región de París, </w:t>
      </w:r>
      <w:commentRangeStart w:id="12"/>
      <w:r>
        <w:t xml:space="preserve">más de un tercio de los institutos públicos </w:t>
      </w:r>
      <w:del w:id="113" w:author="Corrección" w:date="2026-09-30T12:00:00Z">
        <w:r>
          <w:delText xml:space="preserve">seguía</w:delText>
        </w:r>
      </w:del>
      <w:ins w:id="114" w:author="Corrección" w:date="2026-09-30T12:00:00Z">
        <w:r>
          <w:t xml:space="preserve">iba a estar</w:t>
        </w:r>
      </w:ins>
      <w:r>
        <w:t xml:space="preserve"> cerrado el lunes, según </w:t>
      </w:r>
      <w:ins w:id="115" w:author="Corrección" w:date="2026-09-30T12:00:00Z">
        <w:r>
          <w:t xml:space="preserve">anunció </w:t>
        </w:r>
      </w:ins>
      <w:r>
        <w:t xml:space="preserve">su presidenta</w:t>
      </w:r>
      <w:commentRangeEnd w:id="12"/>
      <w:r>
        <w:commentReference w:id="12"/>
      </w:r>
      <w:r>
        <w:t xml:space="preserve">, Valérie Pécresse, citada por Europe 1.</w:t>
      </w:r>
    </w:p>
    <w:p>
      <w:pPr>
        <w:pStyle w:val="Heading2"/>
      </w:pPr>
      <w:r>
        <w:t xml:space="preserve">«Queremos el </w:t>
      </w:r>
      <w:r>
        <w:rPr>
          <w:i/>
          <w:iCs/>
          <w:rPrChange w:id="116" w:author="Corrección" w:date="2026-09-30T12:00:00Z">
            <w:rPr>
              <w:i w:val="false"/>
              <w:iCs w:val="false"/>
            </w:rPr>
          </w:rPrChange>
        </w:rPr>
        <w:t xml:space="preserve">bac</w:t>
      </w:r>
      <w:r>
        <w:t xml:space="preserve">, nos mandan a la BAC»</w:t>
      </w:r>
    </w:p>
    <w:p>
      <w:pPr>
        <w:pStyle w:val="Cuerpo"/>
      </w:pPr>
      <w:r>
        <w:t xml:space="preserve">La respuesta ha sido, sobre todo, policial. </w:t>
      </w:r>
      <w:commentRangeStart w:id="13"/>
      <w:del w:id="117" w:author="Corrección" w:date="2026-09-30T12:00:00Z">
        <w:r>
          <w:delText xml:space="preserve">Hay unos 3.000</w:delText>
        </w:r>
      </w:del>
      <w:ins w:id="118" w:author="Corrección" w:date="2026-09-30T12:00:00Z">
        <w:r>
          <w:t xml:space="preserve">Ha habido más de 5.000</w:t>
        </w:r>
      </w:ins>
      <w:r>
        <w:t xml:space="preserve"> detenidos</w:t>
      </w:r>
      <w:commentRangeEnd w:id="13"/>
      <w:r>
        <w:commentReference w:id="13"/>
      </w:r>
      <w:r>
        <w:t xml:space="preserve">, según cifras oficiales recogidas por </w:t>
      </w:r>
      <w:r>
        <w:rPr>
          <w:i/>
          <w:iCs/>
          <w:rPrChange w:id="119" w:author="Corrección" w:date="2026-09-30T12:00:00Z">
            <w:rPr>
              <w:i w:val="false"/>
              <w:iCs w:val="false"/>
            </w:rPr>
          </w:rPrChange>
        </w:rPr>
        <w:t xml:space="preserve">Time</w:t>
      </w:r>
      <w:r>
        <w:t xml:space="preserve">, y el Gobierno habla de «violencia urbana», mientras </w:t>
      </w:r>
      <w:commentRangeStart w:id="14"/>
      <w:r>
        <w:t xml:space="preserve">varios estudiantes han sido hospitalizados con lesiones graves</w:t>
      </w:r>
      <w:commentRangeEnd w:id="14"/>
      <w:r>
        <w:commentReference w:id="14"/>
      </w:r>
      <w:r>
        <w:t xml:space="preserve">, relata </w:t>
      </w:r>
      <w:r>
        <w:rPr>
          <w:i/>
          <w:iCs/>
          <w:rPrChange w:id="120" w:author="Corrección" w:date="2026-09-30T12:00:00Z">
            <w:rPr>
              <w:i w:val="false"/>
              <w:iCs w:val="false"/>
            </w:rPr>
          </w:rPrChange>
        </w:rPr>
        <w:t xml:space="preserve">Libération</w:t>
      </w:r>
      <w:r>
        <w:t xml:space="preserve">. Una pancarta recogida por </w:t>
      </w:r>
      <w:r>
        <w:rPr>
          <w:i/>
          <w:iCs/>
          <w:rPrChange w:id="121" w:author="Corrección" w:date="2026-09-30T12:00:00Z">
            <w:rPr>
              <w:i w:val="false"/>
              <w:iCs w:val="false"/>
            </w:rPr>
          </w:rPrChange>
        </w:rPr>
        <w:t xml:space="preserve">The New York Times</w:t>
      </w:r>
      <w:r>
        <w:t xml:space="preserve"> juega con el </w:t>
      </w:r>
      <w:r>
        <w:rPr>
          <w:i/>
          <w:iCs/>
          <w:rPrChange w:id="122" w:author="Corrección" w:date="2026-09-30T12:00:00Z">
            <w:rPr>
              <w:i w:val="false"/>
              <w:iCs w:val="false"/>
            </w:rPr>
          </w:rPrChange>
        </w:rPr>
        <w:t xml:space="preserve">bac</w:t>
      </w:r>
      <w:r>
        <w:t xml:space="preserve">, el examen de bachillerato, y la BAC, la brigada anticriminalidad de la policía: </w:t>
      </w:r>
      <w:commentRangeStart w:id="15"/>
      <w:r>
        <w:t xml:space="preserve">«</w:t>
      </w:r>
      <w:del w:id="123" w:author="Corrección" w:date="2026-09-30T12:00:00Z">
        <w:r>
          <w:delText xml:space="preserve">Solo queremos</w:delText>
        </w:r>
      </w:del>
      <w:ins w:id="124" w:author="Corrección" w:date="2026-09-30T12:00:00Z">
        <w:r>
          <w:t xml:space="preserve">Queremos</w:t>
        </w:r>
      </w:ins>
      <w:r>
        <w:t xml:space="preserve"> el </w:t>
      </w:r>
      <w:r>
        <w:rPr>
          <w:i/>
          <w:iCs/>
          <w:rPrChange w:id="125" w:author="Corrección" w:date="2026-09-30T12:00:00Z">
            <w:rPr>
              <w:i w:val="false"/>
              <w:iCs w:val="false"/>
            </w:rPr>
          </w:rPrChange>
        </w:rPr>
        <w:t xml:space="preserve">bac</w:t>
      </w:r>
      <w:r>
        <w:t xml:space="preserve">, nos mandan a la BAC»</w:t>
      </w:r>
      <w:commentRangeEnd w:id="15"/>
      <w:r>
        <w:commentReference w:id="15"/>
      </w:r>
      <w:r>
        <w:t xml:space="preserve">.</w:t>
      </w:r>
    </w:p>
    <w:p>
      <w:pPr>
        <w:pStyle w:val="Heading2"/>
      </w:pPr>
      <w:r>
        <w:t xml:space="preserve">Un país sin margen</w:t>
      </w:r>
    </w:p>
    <w:p>
      <w:pPr>
        <w:pStyle w:val="Cuerpo"/>
      </w:pPr>
      <w:r>
        <w:t xml:space="preserve">La protesta llega pocas semanas después del último informe PISA, que en septiembre dio a Francia sus peores resultados en matemáticas y lectura desde 2000 y la situó entre los países donde el origen social más pesa en las notas. Desde 2022 han pasado por Educación siete ministros, </w:t>
      </w:r>
      <w:commentRangeStart w:id="16"/>
      <w:r>
        <w:t xml:space="preserve">«cada uno borrando de la pizarra las reformas del anterior»</w:t>
      </w:r>
      <w:commentRangeEnd w:id="16"/>
      <w:r>
        <w:commentReference w:id="16"/>
      </w:r>
      <w:r>
        <w:t xml:space="preserve">, ironiza </w:t>
      </w:r>
      <w:r>
        <w:rPr>
          <w:i/>
          <w:iCs/>
          <w:rPrChange w:id="126" w:author="Corrección" w:date="2026-09-30T12:00:00Z">
            <w:rPr>
              <w:i w:val="false"/>
              <w:iCs w:val="false"/>
            </w:rPr>
          </w:rPrChange>
        </w:rPr>
        <w:t xml:space="preserve">Le Canard enchaîné</w:t>
      </w:r>
      <w:r>
        <w:t xml:space="preserve">.</w:t>
      </w:r>
    </w:p>
    <w:p>
      <w:pPr>
        <w:pStyle w:val="Cuerpo"/>
      </w:pPr>
      <w:r>
        <w:t xml:space="preserve">Lo que piden los estudiantes son «políticas estructurales que requieren tiempo y dinero», advierte el editorial de </w:t>
      </w:r>
      <w:r>
        <w:rPr>
          <w:i/>
          <w:iCs/>
          <w:rPrChange w:id="127" w:author="Corrección" w:date="2026-09-30T12:00:00Z">
            <w:rPr>
              <w:i w:val="false"/>
              <w:iCs w:val="false"/>
            </w:rPr>
          </w:rPrChange>
        </w:rPr>
        <w:t xml:space="preserve">Le Monde</w:t>
      </w:r>
      <w:r>
        <w:t xml:space="preserve">, y al Gobierno le falta sobre todo lo segundo. </w:t>
      </w:r>
      <w:commentRangeStart w:id="17"/>
      <w:r>
        <w:t xml:space="preserve">Francia arrastra la deuda pública más alta desde 1946, un 119 % del PIB, y su margen de maniobra es «casi inexistente», escribe el diario</w:t>
      </w:r>
      <w:commentRangeEnd w:id="17"/>
      <w:r>
        <w:commentReference w:id="17"/>
      </w:r>
      <w:r>
        <w:t xml:space="preserve">. </w:t>
      </w:r>
      <w:commentRangeStart w:id="18"/>
      <w:r>
        <w:t xml:space="preserve">El presupuesto para 2027 va en sentido contrario a lo que se reclama en las aulas</w:t>
      </w:r>
      <w:commentRangeEnd w:id="18"/>
      <w:r>
        <w:commentReference w:id="18"/>
      </w:r>
      <w:r>
        <w:t xml:space="preserve">: el primer ministro, Sébastien Lecornu, anunció en </w:t>
      </w:r>
      <w:r>
        <w:rPr>
          <w:i/>
          <w:iCs/>
          <w:rPrChange w:id="128" w:author="Corrección" w:date="2026-09-30T12:00:00Z">
            <w:rPr>
              <w:i w:val="false"/>
              <w:iCs w:val="false"/>
            </w:rPr>
          </w:rPrChange>
        </w:rPr>
        <w:t xml:space="preserve">Le Figaro</w:t>
      </w:r>
      <w:r>
        <w:t xml:space="preserve"> «un esfuerzo» de unos 54.000 millones de euros, con el gasto del Estado congelado. </w:t>
      </w:r>
      <w:commentRangeStart w:id="19"/>
      <w:r>
        <w:t xml:space="preserve">Los estudiantes denuncian precisamente «las consecuencias de estas políticas de austeridad»</w:t>
      </w:r>
      <w:commentRangeEnd w:id="19"/>
      <w:r>
        <w:commentReference w:id="19"/>
      </w:r>
      <w:r>
        <w:t xml:space="preserve">, dijo a </w:t>
      </w:r>
      <w:r>
        <w:rPr>
          <w:i/>
          <w:iCs/>
          <w:rPrChange w:id="129" w:author="Corrección" w:date="2026-09-30T12:00:00Z">
            <w:rPr>
              <w:i w:val="false"/>
              <w:iCs w:val="false"/>
            </w:rPr>
          </w:rPrChange>
        </w:rPr>
        <w:t xml:space="preserve">Mediapart</w:t>
      </w:r>
      <w:r>
        <w:t xml:space="preserve"> la líder del sindicato CGT, Sophie Binet.</w:t>
      </w:r>
    </w:p>
    <w:p>
      <w:pPr>
        <w:pStyle w:val="Heading2"/>
      </w:pPr>
      <w:r>
        <w:t xml:space="preserve">La sombra de 2027</w:t>
      </w:r>
    </w:p>
    <w:p>
      <w:pPr>
        <w:pStyle w:val="Cuerpo"/>
      </w:pPr>
      <w:r>
        <w:t xml:space="preserve">La jornada del martes ha sido bautizada «Acto III», como los sábados de protesta que los chalecos amarillos numeraban en 2018 y 2019. Es una «referencia transparente», señala </w:t>
      </w:r>
      <w:r>
        <w:rPr>
          <w:i/>
          <w:iCs/>
          <w:rPrChange w:id="130" w:author="Corrección" w:date="2026-09-30T12:00:00Z">
            <w:rPr>
              <w:i w:val="false"/>
              <w:iCs w:val="false"/>
            </w:rPr>
          </w:rPrChange>
        </w:rPr>
        <w:t xml:space="preserve">Le Monde</w:t>
      </w:r>
      <w:r>
        <w:t xml:space="preserve">, que teme ver coaligarse </w:t>
      </w:r>
      <w:commentRangeStart w:id="20"/>
      <w:r>
        <w:t xml:space="preserve">«las múltiples cóleras que sacuden el país», del precio de los carburantes a la inquietud por el clima</w:t>
      </w:r>
      <w:commentRangeEnd w:id="20"/>
      <w:r>
        <w:commentReference w:id="20"/>
      </w:r>
      <w:r>
        <w:t xml:space="preserve">. </w:t>
      </w:r>
      <w:commentRangeStart w:id="21"/>
      <w:del w:id="131" w:author="Corrección" w:date="2026-09-30T12:00:00Z">
        <w:r>
          <w:delText xml:space="preserve">Emmanuel Macron</w:delText>
        </w:r>
      </w:del>
      <w:ins w:id="132" w:author="Corrección" w:date="2026-09-30T12:00:00Z">
        <w:r>
          <w:t xml:space="preserve">El poder macronista</w:t>
        </w:r>
      </w:ins>
      <w:r>
        <w:t xml:space="preserve"> «no ha aprendido nada» </w:t>
      </w:r>
      <w:del w:id="133" w:author="Corrección" w:date="2026-09-30T12:00:00Z">
        <w:r>
          <w:delText xml:space="preserve">de aquella crisis</w:delText>
        </w:r>
      </w:del>
      <w:ins w:id="134" w:author="Corrección" w:date="2026-09-30T12:00:00Z">
        <w:r>
          <w:t xml:space="preserve">en diez años</w:t>
        </w:r>
      </w:ins>
      <w:commentRangeEnd w:id="21"/>
      <w:r>
        <w:commentReference w:id="21"/>
      </w:r>
      <w:r>
        <w:t xml:space="preserve">, acusa Ségolène Royal, candidata a la primaria de la izquierda, en una entrevista en France Inter.</w:t>
      </w:r>
    </w:p>
    <w:p>
      <w:pPr>
        <w:pStyle w:val="Cuerpo"/>
      </w:pPr>
      <w:r>
        <w:t xml:space="preserve">La protesta se ha convertido además en un pulso político. El Ejecutivo acusa al partido de Jean-Luc Mélenchon, La Francia Insumisa (LFI), de ser «el </w:t>
      </w:r>
      <w:del w:id="135" w:author="Corrección" w:date="2026-09-30T12:00:00Z">
        <w:r>
          <w:delText xml:space="preserve">detonador</w:delText>
        </w:r>
      </w:del>
      <w:ins w:id="136" w:author="Corrección" w:date="2026-09-30T12:00:00Z">
        <w:r>
          <w:t xml:space="preserve">detonante</w:t>
        </w:r>
      </w:ins>
      <w:r>
        <w:t xml:space="preserve"> de la cólera» de los estudiantes, aun a riesgo de «parecer sordo a las reivindicaciones», escribe </w:t>
      </w:r>
      <w:r>
        <w:rPr>
          <w:i/>
          <w:iCs/>
          <w:rPrChange w:id="137" w:author="Corrección" w:date="2026-09-30T12:00:00Z">
            <w:rPr>
              <w:i w:val="false"/>
              <w:iCs w:val="false"/>
            </w:rPr>
          </w:rPrChange>
        </w:rPr>
        <w:t xml:space="preserve">Libération</w:t>
      </w:r>
      <w:r>
        <w:t xml:space="preserve">. Mélenchon, que espera que el movimiento tenga «un eco para 2027», tiene motivos para cuidar a ese electorado: </w:t>
      </w:r>
      <w:commentRangeStart w:id="22"/>
      <w:r>
        <w:t xml:space="preserve">en uno de los escenarios de un sondeo de Ipsos de septiembre</w:t>
      </w:r>
      <w:commentRangeEnd w:id="22"/>
      <w:r>
        <w:commentReference w:id="22"/>
      </w:r>
      <w:r>
        <w:t xml:space="preserve">, el 41 % de los jóvenes de 18 a 24 años decía que le votaría en las presidenciales, frente al 20 % para Marine Le Pen. «¡No nos importa LFI!», replica en </w:t>
      </w:r>
      <w:r>
        <w:rPr>
          <w:i/>
          <w:iCs/>
          <w:rPrChange w:id="138" w:author="Corrección" w:date="2026-09-30T12:00:00Z">
            <w:rPr>
              <w:i w:val="false"/>
              <w:iCs w:val="false"/>
            </w:rPr>
          </w:rPrChange>
        </w:rPr>
        <w:t xml:space="preserve">Mediapart</w:t>
      </w:r>
      <w:r>
        <w:t xml:space="preserve"> Kamélia, alumna de un instituto de Saint-Denis. </w:t>
      </w:r>
      <w:commentRangeStart w:id="23"/>
      <w:r>
        <w:t xml:space="preserve">«Es Parcoursup el que decide nuestro futuro: solo podemos sentirnos abandonados»</w:t>
      </w:r>
      <w:commentRangeEnd w:id="23"/>
      <w:r>
        <w:commentReference w:id="23"/>
      </w:r>
      <w:r>
        <w:t xml:space="preserve">, dice su compañera Niouma. Quien gane en la primavera de 2027, concluye </w:t>
      </w:r>
      <w:r>
        <w:rPr>
          <w:i/>
          <w:iCs/>
          <w:rPrChange w:id="139" w:author="Corrección" w:date="2026-09-30T12:00:00Z">
            <w:rPr>
              <w:i w:val="false"/>
              <w:iCs w:val="false"/>
            </w:rPr>
          </w:rPrChange>
        </w:rPr>
        <w:t xml:space="preserve">Le Monde</w:t>
      </w:r>
      <w:r>
        <w:t xml:space="preserve">, heredará una </w:t>
      </w:r>
      <w:commentRangeStart w:id="24"/>
      <w:r>
        <w:t xml:space="preserve">«educación empobrecida»</w:t>
      </w:r>
      <w:commentRangeEnd w:id="24"/>
      <w:r>
        <w:commentReference w:id="24"/>
      </w:r>
      <w:r>
        <w:t xml:space="preserve"> y unas cuentas públicas sin margen. «El </w:t>
      </w:r>
      <w:r>
        <w:rPr>
          <w:i/>
          <w:iCs/>
          <w:rPrChange w:id="140" w:author="Corrección" w:date="2026-09-30T12:00:00Z">
            <w:rPr>
              <w:i w:val="false"/>
              <w:iCs w:val="false"/>
            </w:rPr>
          </w:rPrChange>
        </w:rPr>
        <w:t xml:space="preserve">statu quo</w:t>
      </w:r>
      <w:r>
        <w:t xml:space="preserve"> no es una opción», advierte.</w:t>
      </w:r>
    </w:p>
    <w:sectPr>
      <w:headerReference w:type="default" r:id="rId7"/>
      <w:footerReference w:type="default" r:id="rId8"/>
      <w:pgSz w:w="11906" w:h="16838" w:orient="portrait"/>
      <w:pgMar w:top="1418" w:right="1587" w:bottom="1418"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initials="C" w:author="Corrección" w:date="2026-09-30T12:00:00.000Z">
    <w:p>
      <w:r>
        <w:t xml:space="preserve">Subtítulo de plantilla, solo comentario. «La mayor movilización desde 2018» se da como hecho, pero en el texto va atribuida a Politique Matin, medio que el verificador no ha localizado. Además, el cuerpo habla de falta de medios, no de profesores, y el régimen preferible es «nacer de». Propuesta: «Una movilización estudiantil sin precedentes desde 2018 nació de la falta de medios». Sin cambios en el texto.</w:t>
      </w:r>
    </w:p>
  </w:comment>
  <w:comment w:id="2" w:initials="C" w:author="Corrección" w:date="2026-09-30T12:00:00.000Z">
    <w:p>
      <w:r>
        <w:t xml:space="preserve">Consulta a la autora. El cuerpo dice «la deuda pública más alta desde 1946» (119 % del PIB, INSEE, segundo trimestre de 2026): es récord en euros (3,6 billones), pero no en porcentaje del PIB. Propuesta: «con la mayor deuda desde 1946». Sin cambios en el texto.</w:t>
      </w:r>
    </w:p>
  </w:comment>
  <w:comment w:id="3" w:initials="C" w:author="Corrección" w:date="2026-09-30T12:00:00.000Z">
    <w:p>
      <w:r>
        <w:t xml:space="preserve">Consulta a la autora: la etiqueta se mantiene tal cual por plantilla. Que confirme que va en ese lugar como etiqueta de sección y no se ha colado como párrafo del cuerpo. Sin cambios en el texto.</w:t>
      </w:r>
    </w:p>
  </w:comment>
  <w:comment w:id="4" w:initials="C" w:author="Corrección" w:date="2026-09-30T12:00:00.000Z">
    <w:p>
      <w:r>
        <w:t xml:space="preserve">No verificable. El resumen del texto de Le Monde del 5 de octubre («Blocage des lycées et mobilisation du 6 octobre : les risques d'une coalition des colères», sección Idées) habla de una «nouvelle étape» o «phase», no de «franchit un seuil». Tampoco está confirmado que sea un editorial. Sin cambios en el texto.</w:t>
      </w:r>
    </w:p>
  </w:comment>
  <w:comment w:id="5" w:initials="C" w:author="Corrección" w:date="2026-09-30T12:00:00.000Z">
    <w:p>
      <w:r>
        <w:t xml:space="preserve">No verificable: el verificador no ha localizado Politique Matin. Si se confirma, «amplitud» calca «ampleur» y «inédita desde» es contradictorio; propuesta: «de una envergadura sin igual desde 2018». La presencia en todos los departamentos sí la confirma Europe 1. Sin cambios en el texto.</w:t>
      </w:r>
    </w:p>
  </w:comment>
  <w:comment w:id="6" w:initials="C" w:author="Corrección" w:date="2026-09-30T12:00:00.000Z">
    <w:p>
      <w:r>
        <w:t xml:space="preserve">Matiz del verificador: tras la huelga de profesores del 17 de septiembre por falta de medios, los alumnos bloquearon el centro; no se sumaron propiamente a la huelga. Propuesta: «que bloquearon el centro en apoyo de la huelga del personal». Sin cambios en el texto.</w:t>
      </w:r>
    </w:p>
  </w:comment>
  <w:comment w:id="7" w:initials="C" w:author="Corrección" w:date="2026-09-30T12:00:00.000Z">
    <w:p>
      <w:r>
        <w:t xml:space="preserve">No verificable: no se ha podido localizar en Mediapart la cita del profesor. Confirmar con la fuente. Sin cambios en el texto.</w:t>
      </w:r>
    </w:p>
  </w:comment>
  <w:comment w:id="8" w:initials="C" w:author="Corrección" w:date="2026-09-30T12:00:00.000Z">
    <w:p>
      <w:r>
        <w:t xml:space="preserve">Cambio por discordancia. La tribuna («Mobilisation lycéenne : le poids du travail scolaire», de Alber, Cohen, Oppenchaim y Valarcher) dice que no es solo un rechazo puntual de reformas o pruebas, no que no vaya contra ninguna. Además, es una tribuna y no del diario: conviene precisar «en una tribuna en Le Monde».</w:t>
      </w:r>
    </w:p>
  </w:comment>
  <w:comment w:id="9" w:initials="C" w:author="Corrección" w:date="2026-09-30T12:00:00.000Z">
    <w:p>
      <w:r>
        <w:t xml:space="preserve">No verificable literalmente: no se ha podido cotejar el original francés. Sin cambios en el texto.</w:t>
      </w:r>
    </w:p>
  </w:comment>
  <w:comment w:id="10" w:initials="C" w:author="Corrección" w:date="2026-09-30T12:00:00.000Z">
    <w:p>
      <w:r>
        <w:t xml:space="preserve">Cambio por discordancia: la encuesta trata de la carga de trabajo escolar (unas 39 horas semanales, más de 45 para una cuarta parte; el 52 % sale de casa antes de las siete; colas en el comedor; la mitad evita los aseos), no del estado de los edificios. La cifra de 7.000 no está respaldada (el resumen habla de «varios miles» en una encuesta de tres años en Centre-Val de Loire): se mantiene a la espera de que la autora la confirme.</w:t>
      </w:r>
    </w:p>
  </w:comment>
  <w:comment w:id="11" w:initials="C" w:author="Corrección" w:date="2026-09-30T12:00:00.000Z">
    <w:p>
      <w:r>
        <w:t xml:space="preserve">Afirmación sin atribuir y sin respaldo: el dato de Pécresse es de toda la región, no de la periferia. Propuesta: atribuirla o enlazar directamente con el dato regional. Sin cambios en el texto.</w:t>
      </w:r>
    </w:p>
  </w:comment>
  <w:comment w:id="12" w:initials="C" w:author="Corrección" w:date="2026-09-30T12:00:00.000Z">
    <w:p>
      <w:r>
        <w:t xml:space="preserve">Cambio por discordancia: fue un anuncio previo, no un balance («Plus de 160 lycées fermés lundi», más de un tercio de los 468 públicos). Sugerencia de estilo: «la presidenta regional» en lugar de «su presidenta».</w:t>
      </w:r>
    </w:p>
  </w:comment>
  <w:comment w:id="13" w:initials="C" w:author="Corrección" w:date="2026-09-30T12:00:00.000Z">
    <w:p>
      <w:r>
        <w:t xml:space="preserve">Cambio por discordancia: Time (2 de octubre) da «over 5,000 people have been arrested», según el Ministerio de Justicia, y el 87 % son menores. «Ha habido» porque es un acumulado de detenciones.</w:t>
      </w:r>
    </w:p>
  </w:comment>
  <w:comment w:id="14" w:initials="C" w:author="Corrección" w:date="2026-09-30T12:00:00.000Z">
    <w:p>
      <w:r>
        <w:t xml:space="preserve">No verificable en Libération: no se localiza esa información (otras fuentes citan a un chico de 14 años herido en la mandíbula por una LBD y a uno de 15 que perdió una mano). «Violencia urbana» lo dijo el ministro del Interior, Nuñez: mejor atribuírselo. Sin cambios en el texto.</w:t>
      </w:r>
    </w:p>
  </w:comment>
  <w:comment w:id="15" w:initials="C" w:author="Corrección" w:date="2026-09-30T12:00:00.000Z">
    <w:p>
      <w:r>
        <w:t xml:space="preserve">Cambio por discordancia: el lema documentado es «On demande le bac, ça nous ramène la BAC» (France 24, Saint-Denis), sin «Solo»; así coincide además con el ladillo. La pancarta no se ha localizado en The New York Times: confirmar la atribución.</w:t>
      </w:r>
    </w:p>
  </w:comment>
  <w:comment w:id="16" w:initials="C" w:author="Corrección" w:date="2026-09-30T12:00:00.000Z">
    <w:p>
      <w:r>
        <w:t xml:space="preserve">No verificable: la cita de Le Canard enchaîné no se ha encontrado. Los siete ministros desde 2022 son defendibles (Ndiaye, Attal, Oudéa-Castéra, Belloubet, Genetet, Borne, Geffray). Sin cambios en el texto.</w:t>
      </w:r>
    </w:p>
  </w:comment>
  <w:comment w:id="17" w:initials="C" w:author="Corrección" w:date="2026-09-30T12:00:00.000Z">
    <w:p>
      <w:r>
        <w:t xml:space="preserve">El dato es correcto (INSEE, segundo trimestre de 2026, publicado el 29 de septiembre), pero no consta que esté en el editorial: propuesta «según el INSEE». «Casi inexistente» y, en la frase anterior, «políticas estructurales…» no son verificables; el resumen solo habla de falta de «marges de manœuvre». Sin cambios en el texto.</w:t>
      </w:r>
    </w:p>
  </w:comment>
  <w:comment w:id="18" w:initials="C" w:author="Corrección" w:date="2026-09-30T12:00:00.000Z">
    <w:p>
      <w:r>
        <w:t xml:space="preserve">Valoración sin atribuir; propuesta: atribuirla al editorial o a los sindicatos. Matiz sobre Lecornu: se congela la progresión del gasto del Estado (sin carga de la deuda ni defensa), no el gasto en sí. Sin cambios en el texto.</w:t>
      </w:r>
    </w:p>
  </w:comment>
  <w:comment w:id="19" w:initials="C" w:author="Corrección" w:date="2026-09-30T12:00:00.000Z">
    <w:p>
      <w:r>
        <w:t xml:space="preserve">Probable atribución errónea: el artículo de Mediapart sobre el presupuesto es del 16 de septiembre, anterior al movimiento, y la cita no aparece. Binet habló de los institutos en franceinfo («La stratégie du gouvernement a conduit à ces violences»). Si se mantiene, mejor «la secretaria general de la Confederación General del Trabajo (CGT)». Sin cambios en el texto.</w:t>
      </w:r>
    </w:p>
  </w:comment>
  <w:comment w:id="20" w:initials="C" w:author="Corrección" w:date="2026-09-30T12:00:00.000Z">
    <w:p>
      <w:r>
        <w:t xml:space="preserve">No verificable. La enumeración del resumen del editorial es otra (agricultores, jóvenes de los barrios, chalecos amarillos, funcionarios, canacos, bomberos, sanitarios) y no menciona carburantes ni clima; «referencia transparente» tampoco se ha podido cotejar. Propuesta: ajustar la enumeración al original. Sin cambios en el texto.</w:t>
      </w:r>
    </w:p>
  </w:comment>
  <w:comment w:id="21" w:initials="C" w:author="Corrección" w:date="2026-09-30T12:00:00.000Z">
    <w:p>
      <w:r>
        <w:t xml:space="preserve">Cambio por discordancia (cita mal traducida): Royal dijo en France Inter el 5 de octubre «En dix ans, le pouvoir macroniste n'a rien appris». El sujeto no es Macron y no se refiere a «aquella crisis».</w:t>
      </w:r>
    </w:p>
  </w:comment>
  <w:comment w:id="22" w:initials="C" w:author="Corrección" w:date="2026-09-30T12:00:00.000Z">
    <w:p>
      <w:r>
        <w:t xml:space="preserve">No confirmado que sea uno de varios escenarios. El sondeo es de Ipsos BVA y el dato es de los menores de 25 años. Sugerencia: «frente al 20 % de Marine Le Pen», con su cargo en la primera mención. Sin cambios en el texto.</w:t>
      </w:r>
    </w:p>
  </w:comment>
  <w:comment w:id="23" w:initials="C" w:author="Corrección" w:date="2026-09-30T12:00:00.000Z">
    <w:p>
      <w:r>
        <w:t xml:space="preserve">No verificable literalmente: según el resumen, Niouma critica los módulos prefabricados, la falta de personal y que el algoritmo de Parcoursup decida el futuro; «solo podemos sentirnos abandonados» no aparece. Sin cambios en el texto.</w:t>
      </w:r>
    </w:p>
  </w:comment>
  <w:comment w:id="24" w:initials="C" w:author="Corrección" w:date="2026-09-30T12:00:00.000Z">
    <w:p>
      <w:r>
        <w:t xml:space="preserve">No verificables: ni «educación empobrecida» ni «El statu quo no es una opción» se han podido cotejar con el editorial. Sugerencia: «concluye el editorial», para no repetir Le Monde por quinta vez. Sin cambios en el texto.</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Texto original · correcciones con control de cambios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lang w:val="es-ES"/>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Georgia" w:cs="Georgia" w:eastAsia="Georgia" w:hAnsi="Georgia"/>
      <w:b/>
      <w:bCs/>
      <w:color w:val="111111"/>
      <w:sz w:val="44"/>
      <w:szCs w:val="44"/>
    </w:rPr>
  </w:style>
  <w:style w:type="paragraph" w:styleId="Heading2">
    <w:name w:val="Heading 2"/>
    <w:basedOn w:val="Normal"/>
    <w:next w:val="Normal"/>
    <w:qFormat/>
    <w:pPr>
      <w:keepNext/>
      <w:spacing w:after="120" w:before="360"/>
      <w:outlineLvl w:val="1"/>
    </w:pPr>
    <w:rPr>
      <w:rFonts w:ascii="Arial" w:cs="Arial" w:eastAsia="Arial" w:hAnsi="Arial"/>
      <w:b/>
      <w:bCs/>
      <w:color w:val="1F3864"/>
      <w:sz w:val="26"/>
      <w:szCs w:val="26"/>
    </w:rPr>
  </w:style>
  <w:style w:type="paragraph" w:styleId="Subtitulo">
    <w:name w:val="Subtítulo"/>
    <w:basedOn w:val="Normal"/>
    <w:next w:val="Normal"/>
    <w:pPr>
      <w:spacing w:after="280" w:line="300"/>
    </w:pPr>
    <w:rPr>
      <w:rFonts w:ascii="Georgia" w:cs="Georgia" w:eastAsia="Georgia" w:hAnsi="Georgia"/>
      <w:b/>
      <w:bCs/>
      <w:color w:val="444444"/>
      <w:sz w:val="27"/>
      <w:szCs w:val="27"/>
    </w:rPr>
  </w:style>
  <w:style w:type="paragraph" w:styleId="Etiqueta">
    <w:name w:val="Etiqueta"/>
    <w:basedOn w:val="Normal"/>
    <w:next w:val="Cuerpo"/>
    <w:pPr>
      <w:spacing w:after="200"/>
    </w:pPr>
    <w:rPr>
      <w:rFonts w:ascii="Arial" w:cs="Arial" w:eastAsia="Arial" w:hAnsi="Arial"/>
      <w:b/>
      <w:bCs/>
      <w:caps/>
      <w:color w:val="8B0000"/>
      <w:sz w:val="18"/>
      <w:szCs w:val="18"/>
    </w:rPr>
  </w:style>
  <w:style w:type="paragraph" w:styleId="Cuerpo">
    <w:name w:val="Cuerpo"/>
    <w:basedOn w:val="Normal"/>
    <w:next w:val="Cuerpo"/>
    <w:pPr>
      <w:spacing w:after="180" w:line="312"/>
    </w:pPr>
    <w:rPr>
      <w:rFonts w:ascii="Georgia" w:cs="Georgia" w:eastAsia="Georgia" w:hAnsi="Georgi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revuelta de los institutos franceses amenaza con unir todas las cóleras del país — correcciones</dc:title>
  <dc:creator>Corrección</dc:creator>
  <cp:lastModifiedBy>Un-named</cp:lastModifiedBy>
  <cp:revision>1</cp:revision>
  <dcterms:created xsi:type="dcterms:W3CDTF">2026-10-05T20:31:01.808Z</dcterms:created>
  <dcterms:modified xsi:type="dcterms:W3CDTF">2026-10-05T20:31:01.814Z</dcterms:modified>
</cp:coreProperties>
</file>

<file path=docProps/custom.xml><?xml version="1.0" encoding="utf-8"?>
<Properties xmlns="http://schemas.openxmlformats.org/officeDocument/2006/custom-properties" xmlns:vt="http://schemas.openxmlformats.org/officeDocument/2006/docPropsVTypes"/>
</file>